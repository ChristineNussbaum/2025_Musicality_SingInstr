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D928" w14:textId="77777777" w:rsidR="003248C0" w:rsidRPr="0077024F" w:rsidRDefault="003248C0" w:rsidP="00484889">
      <w:pPr>
        <w:jc w:val="center"/>
        <w:rPr>
          <w:rFonts w:ascii="Times New Roman" w:hAnsi="Times New Roman" w:cs="Times New Roman"/>
          <w:sz w:val="40"/>
          <w:szCs w:val="40"/>
          <w:lang w:val="en-US"/>
        </w:rPr>
      </w:pPr>
    </w:p>
    <w:p w14:paraId="485DF8C6" w14:textId="77777777" w:rsidR="003248C0" w:rsidRPr="0077024F" w:rsidRDefault="003248C0" w:rsidP="00484889">
      <w:pPr>
        <w:jc w:val="center"/>
        <w:rPr>
          <w:rFonts w:ascii="Times New Roman" w:hAnsi="Times New Roman" w:cs="Times New Roman"/>
          <w:sz w:val="40"/>
          <w:szCs w:val="40"/>
          <w:lang w:val="en-US"/>
        </w:rPr>
      </w:pPr>
    </w:p>
    <w:p w14:paraId="00EA3AE2" w14:textId="77777777" w:rsidR="003248C0" w:rsidRPr="0077024F" w:rsidRDefault="003248C0" w:rsidP="00484889">
      <w:pPr>
        <w:jc w:val="center"/>
        <w:rPr>
          <w:rFonts w:ascii="Times New Roman" w:hAnsi="Times New Roman" w:cs="Times New Roman"/>
          <w:sz w:val="40"/>
          <w:szCs w:val="40"/>
          <w:lang w:val="en-US"/>
        </w:rPr>
      </w:pPr>
    </w:p>
    <w:p w14:paraId="4FF9AEAE" w14:textId="63169358" w:rsidR="003248C0" w:rsidRPr="0077024F" w:rsidRDefault="00FB69CC" w:rsidP="00A33C09">
      <w:pPr>
        <w:rPr>
          <w:rFonts w:ascii="Times New Roman" w:hAnsi="Times New Roman" w:cs="Times New Roman"/>
          <w:sz w:val="40"/>
          <w:szCs w:val="40"/>
          <w:lang w:val="en-US"/>
        </w:rPr>
      </w:pPr>
      <w:r w:rsidRPr="0077024F">
        <w:rPr>
          <w:rFonts w:ascii="Times New Roman" w:hAnsi="Times New Roman" w:cs="Times New Roman"/>
          <w:sz w:val="40"/>
          <w:szCs w:val="40"/>
          <w:lang w:val="en-US"/>
        </w:rPr>
        <w:t xml:space="preserve">Vocal Emotion </w:t>
      </w:r>
      <w:r w:rsidR="001241B7" w:rsidRPr="0077024F">
        <w:rPr>
          <w:rFonts w:ascii="Times New Roman" w:hAnsi="Times New Roman" w:cs="Times New Roman"/>
          <w:sz w:val="40"/>
          <w:szCs w:val="40"/>
          <w:lang w:val="en-US"/>
        </w:rPr>
        <w:t>Recognition</w:t>
      </w:r>
      <w:r w:rsidRPr="0077024F">
        <w:rPr>
          <w:rFonts w:ascii="Times New Roman" w:hAnsi="Times New Roman" w:cs="Times New Roman"/>
          <w:sz w:val="40"/>
          <w:szCs w:val="40"/>
          <w:lang w:val="en-US"/>
        </w:rPr>
        <w:t>: A Comparison of Singers and Instrumentalists, Amateurs and Professionals</w:t>
      </w:r>
    </w:p>
    <w:p w14:paraId="37DC5522" w14:textId="77777777" w:rsidR="00FB69CC" w:rsidRPr="0077024F" w:rsidRDefault="00FB69CC" w:rsidP="00A33C09">
      <w:pPr>
        <w:rPr>
          <w:rFonts w:ascii="Times New Roman" w:hAnsi="Times New Roman" w:cs="Times New Roman"/>
          <w:sz w:val="40"/>
          <w:szCs w:val="40"/>
          <w:lang w:val="en-US"/>
        </w:rPr>
      </w:pPr>
    </w:p>
    <w:p w14:paraId="1C489002" w14:textId="670AFF68" w:rsidR="00484889" w:rsidRPr="0077024F" w:rsidRDefault="00484889" w:rsidP="00484889">
      <w:pPr>
        <w:jc w:val="center"/>
        <w:rPr>
          <w:rFonts w:ascii="Times New Roman" w:hAnsi="Times New Roman" w:cs="Times New Roman"/>
          <w:sz w:val="24"/>
          <w:szCs w:val="24"/>
          <w:vertAlign w:val="superscript"/>
        </w:rPr>
      </w:pPr>
      <w:bookmarkStart w:id="0" w:name="_Hlk197179255"/>
      <w:r w:rsidRPr="0077024F">
        <w:rPr>
          <w:rFonts w:ascii="Times New Roman" w:hAnsi="Times New Roman" w:cs="Times New Roman"/>
          <w:sz w:val="24"/>
          <w:szCs w:val="24"/>
        </w:rPr>
        <w:t>Christine Nussbaum</w:t>
      </w:r>
      <w:r w:rsidRPr="0077024F">
        <w:rPr>
          <w:rFonts w:ascii="Times New Roman" w:hAnsi="Times New Roman" w:cs="Times New Roman"/>
          <w:sz w:val="24"/>
          <w:szCs w:val="24"/>
          <w:vertAlign w:val="superscript"/>
        </w:rPr>
        <w:t>1,2</w:t>
      </w:r>
      <w:r w:rsidR="006A2889" w:rsidRPr="0077024F">
        <w:rPr>
          <w:rFonts w:ascii="Times New Roman" w:hAnsi="Times New Roman" w:cs="Times New Roman"/>
          <w:sz w:val="24"/>
          <w:szCs w:val="24"/>
          <w:vertAlign w:val="superscript"/>
        </w:rPr>
        <w:t>,5</w:t>
      </w:r>
      <w:r w:rsidRPr="0077024F">
        <w:rPr>
          <w:rFonts w:ascii="Times New Roman" w:hAnsi="Times New Roman" w:cs="Times New Roman"/>
          <w:sz w:val="24"/>
          <w:szCs w:val="24"/>
        </w:rPr>
        <w:t xml:space="preserve">, </w:t>
      </w:r>
      <w:r w:rsidR="009247B5" w:rsidRPr="0077024F">
        <w:rPr>
          <w:rFonts w:ascii="Times New Roman" w:hAnsi="Times New Roman" w:cs="Times New Roman"/>
          <w:sz w:val="24"/>
          <w:szCs w:val="24"/>
        </w:rPr>
        <w:t xml:space="preserve">Jessica </w:t>
      </w:r>
      <w:r w:rsidR="00175C49" w:rsidRPr="0077024F">
        <w:rPr>
          <w:rFonts w:ascii="Times New Roman" w:hAnsi="Times New Roman" w:cs="Times New Roman"/>
          <w:sz w:val="24"/>
          <w:szCs w:val="24"/>
        </w:rPr>
        <w:t>Dethloff</w:t>
      </w:r>
      <w:r w:rsidR="009247B5" w:rsidRPr="0077024F">
        <w:rPr>
          <w:rFonts w:ascii="Times New Roman" w:hAnsi="Times New Roman" w:cs="Times New Roman"/>
          <w:sz w:val="24"/>
          <w:szCs w:val="24"/>
          <w:vertAlign w:val="superscript"/>
        </w:rPr>
        <w:t>1</w:t>
      </w:r>
      <w:r w:rsidR="00713DC0" w:rsidRPr="0077024F">
        <w:rPr>
          <w:rFonts w:ascii="Times New Roman" w:hAnsi="Times New Roman" w:cs="Times New Roman"/>
          <w:sz w:val="24"/>
          <w:szCs w:val="24"/>
          <w:vertAlign w:val="superscript"/>
        </w:rPr>
        <w:t>,2</w:t>
      </w:r>
      <w:r w:rsidR="009247B5" w:rsidRPr="0077024F">
        <w:rPr>
          <w:rFonts w:ascii="Times New Roman" w:hAnsi="Times New Roman" w:cs="Times New Roman"/>
          <w:sz w:val="24"/>
          <w:szCs w:val="24"/>
        </w:rPr>
        <w:t xml:space="preserve">, </w:t>
      </w:r>
      <w:r w:rsidRPr="0077024F">
        <w:rPr>
          <w:rFonts w:ascii="Times New Roman" w:hAnsi="Times New Roman" w:cs="Times New Roman"/>
          <w:sz w:val="24"/>
          <w:szCs w:val="24"/>
        </w:rPr>
        <w:t>Annett Schirmer</w:t>
      </w:r>
      <w:r w:rsidRPr="0077024F">
        <w:rPr>
          <w:rFonts w:ascii="Times New Roman" w:hAnsi="Times New Roman" w:cs="Times New Roman"/>
          <w:sz w:val="24"/>
          <w:szCs w:val="24"/>
          <w:vertAlign w:val="superscript"/>
        </w:rPr>
        <w:t>3,</w:t>
      </w:r>
      <w:r w:rsidR="00713DC0" w:rsidRPr="0077024F">
        <w:rPr>
          <w:rFonts w:ascii="Times New Roman" w:hAnsi="Times New Roman" w:cs="Times New Roman"/>
          <w:sz w:val="24"/>
          <w:szCs w:val="24"/>
          <w:vertAlign w:val="superscript"/>
        </w:rPr>
        <w:t>2</w:t>
      </w:r>
      <w:r w:rsidRPr="0077024F">
        <w:rPr>
          <w:rFonts w:ascii="Times New Roman" w:hAnsi="Times New Roman" w:cs="Times New Roman"/>
          <w:sz w:val="24"/>
          <w:szCs w:val="24"/>
        </w:rPr>
        <w:t>, and Stefan R. Schweinberger</w:t>
      </w:r>
      <w:r w:rsidRPr="0077024F">
        <w:rPr>
          <w:rFonts w:ascii="Times New Roman" w:hAnsi="Times New Roman" w:cs="Times New Roman"/>
          <w:sz w:val="24"/>
          <w:szCs w:val="24"/>
          <w:vertAlign w:val="superscript"/>
        </w:rPr>
        <w:t>1,2,4</w:t>
      </w:r>
    </w:p>
    <w:bookmarkEnd w:id="0"/>
    <w:p w14:paraId="26C95380" w14:textId="77777777" w:rsidR="00484889" w:rsidRPr="0077024F" w:rsidRDefault="00484889" w:rsidP="00484889">
      <w:pPr>
        <w:spacing w:after="0" w:line="480" w:lineRule="auto"/>
        <w:ind w:right="558"/>
        <w:jc w:val="center"/>
        <w:textAlignment w:val="baseline"/>
        <w:rPr>
          <w:rFonts w:ascii="Times New Roman" w:eastAsia="Times New Roman" w:hAnsi="Times New Roman" w:cs="Times New Roman"/>
          <w:sz w:val="24"/>
          <w:szCs w:val="24"/>
          <w:lang w:eastAsia="de-DE"/>
        </w:rPr>
      </w:pPr>
    </w:p>
    <w:p w14:paraId="149526E0" w14:textId="77777777" w:rsidR="00484889" w:rsidRPr="0077024F" w:rsidRDefault="00484889" w:rsidP="00484889">
      <w:pPr>
        <w:spacing w:after="0" w:line="480" w:lineRule="auto"/>
        <w:ind w:right="558"/>
        <w:jc w:val="center"/>
        <w:textAlignment w:val="baseline"/>
        <w:rPr>
          <w:rFonts w:ascii="Times New Roman" w:eastAsia="Times New Roman" w:hAnsi="Times New Roman" w:cs="Times New Roman"/>
          <w:sz w:val="24"/>
          <w:szCs w:val="24"/>
          <w:lang w:val="en-US" w:eastAsia="de-DE"/>
        </w:rPr>
      </w:pPr>
      <w:bookmarkStart w:id="1" w:name="_Hlk197179262"/>
      <w:r w:rsidRPr="0077024F">
        <w:rPr>
          <w:rFonts w:ascii="Times New Roman" w:eastAsia="Times New Roman" w:hAnsi="Times New Roman" w:cs="Times New Roman"/>
          <w:sz w:val="24"/>
          <w:szCs w:val="24"/>
          <w:vertAlign w:val="superscript"/>
          <w:lang w:val="en-US" w:eastAsia="de-DE"/>
        </w:rPr>
        <w:t>1</w:t>
      </w:r>
      <w:r w:rsidRPr="0077024F">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9011CE4" w14:textId="77777777" w:rsidR="00484889" w:rsidRPr="0077024F" w:rsidRDefault="00484889" w:rsidP="00484889">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77024F">
        <w:rPr>
          <w:rFonts w:ascii="Times New Roman" w:eastAsia="Times New Roman" w:hAnsi="Times New Roman" w:cs="Times New Roman"/>
          <w:sz w:val="24"/>
          <w:szCs w:val="24"/>
          <w:vertAlign w:val="superscript"/>
          <w:lang w:val="en-US" w:eastAsia="de-DE"/>
        </w:rPr>
        <w:t>2</w:t>
      </w:r>
      <w:r w:rsidRPr="0077024F">
        <w:rPr>
          <w:rFonts w:ascii="Times New Roman" w:eastAsia="Times New Roman" w:hAnsi="Times New Roman" w:cs="Times New Roman"/>
          <w:sz w:val="24"/>
          <w:szCs w:val="24"/>
          <w:lang w:val="en-US" w:eastAsia="de-DE"/>
        </w:rPr>
        <w:t>Voice Research Unit, Friedrich Schiller University, Jena, Germany</w:t>
      </w:r>
    </w:p>
    <w:p w14:paraId="7ABE3589" w14:textId="77777777" w:rsidR="00484889" w:rsidRPr="0077024F" w:rsidRDefault="00484889" w:rsidP="00484889">
      <w:pPr>
        <w:spacing w:after="0" w:line="480" w:lineRule="auto"/>
        <w:ind w:right="558"/>
        <w:jc w:val="center"/>
        <w:textAlignment w:val="baseline"/>
        <w:rPr>
          <w:rFonts w:ascii="Times New Roman" w:hAnsi="Times New Roman" w:cs="Times New Roman"/>
          <w:sz w:val="24"/>
          <w:szCs w:val="24"/>
          <w:lang w:val="en-US"/>
        </w:rPr>
      </w:pPr>
      <w:r w:rsidRPr="0077024F">
        <w:rPr>
          <w:rFonts w:ascii="Times New Roman" w:hAnsi="Times New Roman" w:cs="Times New Roman"/>
          <w:color w:val="000000"/>
          <w:sz w:val="24"/>
          <w:szCs w:val="24"/>
          <w:vertAlign w:val="superscript"/>
          <w:lang w:val="en-GB"/>
        </w:rPr>
        <w:t>3</w:t>
      </w:r>
      <w:r w:rsidRPr="0077024F">
        <w:rPr>
          <w:rFonts w:ascii="Times New Roman" w:hAnsi="Times New Roman" w:cs="Times New Roman"/>
          <w:sz w:val="24"/>
          <w:szCs w:val="24"/>
          <w:lang w:val="en-US"/>
        </w:rPr>
        <w:t>Institute of Psychology, University of Innsbruck, Austria</w:t>
      </w:r>
    </w:p>
    <w:p w14:paraId="6E18B962" w14:textId="77777777" w:rsidR="00484889" w:rsidRPr="0077024F" w:rsidRDefault="00484889" w:rsidP="00484889">
      <w:pPr>
        <w:spacing w:after="0" w:line="480" w:lineRule="auto"/>
        <w:ind w:right="558"/>
        <w:jc w:val="center"/>
        <w:textAlignment w:val="baseline"/>
        <w:rPr>
          <w:rFonts w:ascii="Times New Roman" w:hAnsi="Times New Roman" w:cs="Times New Roman"/>
          <w:sz w:val="24"/>
          <w:szCs w:val="24"/>
          <w:lang w:val="en-US"/>
        </w:rPr>
      </w:pPr>
      <w:r w:rsidRPr="0077024F">
        <w:rPr>
          <w:rFonts w:ascii="Times New Roman" w:hAnsi="Times New Roman" w:cs="Times New Roman"/>
          <w:sz w:val="24"/>
          <w:szCs w:val="24"/>
          <w:vertAlign w:val="superscript"/>
          <w:lang w:val="en-US"/>
        </w:rPr>
        <w:t>4</w:t>
      </w:r>
      <w:r w:rsidRPr="0077024F">
        <w:rPr>
          <w:rFonts w:ascii="Times New Roman" w:hAnsi="Times New Roman" w:cs="Times New Roman"/>
          <w:sz w:val="24"/>
          <w:szCs w:val="24"/>
          <w:lang w:val="en-US"/>
        </w:rPr>
        <w:t>Swiss Center for Affective Sciences, University of Geneva, Switzerland</w:t>
      </w:r>
      <w:bookmarkStart w:id="2" w:name="_Hlk64536809"/>
      <w:bookmarkEnd w:id="2"/>
    </w:p>
    <w:p w14:paraId="78B4D76F" w14:textId="5A7F974F" w:rsidR="006A2889" w:rsidRPr="0077024F" w:rsidRDefault="006A2889" w:rsidP="00484889">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vertAlign w:val="superscript"/>
          <w:lang w:val="en-US"/>
        </w:rPr>
        <w:t>5</w:t>
      </w:r>
      <w:r w:rsidRPr="0077024F">
        <w:rPr>
          <w:rFonts w:ascii="Times New Roman" w:hAnsi="Times New Roman" w:cs="Times New Roman"/>
          <w:sz w:val="24"/>
          <w:szCs w:val="24"/>
          <w:lang w:val="en-US"/>
        </w:rPr>
        <w:t>Lead contact</w:t>
      </w:r>
    </w:p>
    <w:bookmarkEnd w:id="1"/>
    <w:p w14:paraId="493E0411" w14:textId="77777777" w:rsidR="00484889" w:rsidRPr="0077024F" w:rsidRDefault="00484889" w:rsidP="002443DE">
      <w:pPr>
        <w:spacing w:line="480" w:lineRule="auto"/>
        <w:rPr>
          <w:rFonts w:ascii="Times New Roman" w:eastAsia="Times New Roman" w:hAnsi="Times New Roman" w:cs="Times New Roman"/>
          <w:sz w:val="24"/>
          <w:szCs w:val="24"/>
          <w:lang w:val="en-US" w:eastAsia="de-DE"/>
        </w:rPr>
      </w:pPr>
    </w:p>
    <w:p w14:paraId="615124DA" w14:textId="0C404A2B" w:rsidR="000A3C46" w:rsidRPr="0077024F" w:rsidRDefault="00484889" w:rsidP="005F7720">
      <w:pPr>
        <w:spacing w:line="480" w:lineRule="auto"/>
        <w:rPr>
          <w:rStyle w:val="Hervorhebung"/>
          <w:rFonts w:ascii="Times New Roman" w:hAnsi="Times New Roman" w:cs="Times New Roman"/>
          <w:i w:val="0"/>
          <w:iCs w:val="0"/>
          <w:color w:val="000000" w:themeColor="text1"/>
          <w:sz w:val="24"/>
          <w:szCs w:val="24"/>
          <w:lang w:val="en-US"/>
        </w:rPr>
      </w:pPr>
      <w:r w:rsidRPr="0077024F">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w:t>
      </w:r>
      <w:r w:rsidR="00550A5F" w:rsidRPr="0077024F">
        <w:rPr>
          <w:rFonts w:ascii="Times New Roman" w:eastAsia="Times New Roman" w:hAnsi="Times New Roman" w:cs="Times New Roman"/>
          <w:sz w:val="24"/>
          <w:szCs w:val="24"/>
          <w:lang w:val="en-US" w:eastAsia="de-DE"/>
        </w:rPr>
        <w:t xml:space="preserve">Am Steiger 3/ Haus </w:t>
      </w:r>
      <w:r w:rsidRPr="0077024F">
        <w:rPr>
          <w:rFonts w:ascii="Times New Roman" w:eastAsia="Times New Roman" w:hAnsi="Times New Roman" w:cs="Times New Roman"/>
          <w:sz w:val="24"/>
          <w:szCs w:val="24"/>
          <w:lang w:val="en-US" w:eastAsia="de-DE"/>
        </w:rPr>
        <w:t>1, 07743 Jena, Germany. Tel: +49 (0) 3641 94593</w:t>
      </w:r>
      <w:r w:rsidR="00550A5F" w:rsidRPr="0077024F">
        <w:rPr>
          <w:rFonts w:ascii="Times New Roman" w:eastAsia="Times New Roman" w:hAnsi="Times New Roman" w:cs="Times New Roman"/>
          <w:sz w:val="24"/>
          <w:szCs w:val="24"/>
          <w:lang w:val="en-US" w:eastAsia="de-DE"/>
        </w:rPr>
        <w:t>4</w:t>
      </w:r>
      <w:r w:rsidRPr="0077024F">
        <w:rPr>
          <w:rFonts w:ascii="Times New Roman" w:eastAsia="Times New Roman" w:hAnsi="Times New Roman" w:cs="Times New Roman"/>
          <w:sz w:val="24"/>
          <w:szCs w:val="24"/>
          <w:lang w:val="en-US" w:eastAsia="de-DE"/>
        </w:rPr>
        <w:t xml:space="preserve">, E-Mail: </w:t>
      </w:r>
      <w:r w:rsidRPr="0077024F">
        <w:rPr>
          <w:rFonts w:ascii="Times New Roman" w:hAnsi="Times New Roman" w:cs="Times New Roman"/>
          <w:sz w:val="24"/>
          <w:szCs w:val="24"/>
          <w:lang w:val="en-US"/>
        </w:rPr>
        <w:t>christine.nussbaum@uni-jena.de</w:t>
      </w:r>
      <w:r w:rsidRPr="0077024F">
        <w:rPr>
          <w:rFonts w:ascii="Times New Roman" w:eastAsia="Times New Roman" w:hAnsi="Times New Roman" w:cs="Times New Roman"/>
          <w:sz w:val="24"/>
          <w:szCs w:val="24"/>
          <w:lang w:val="en-US" w:eastAsia="de-DE"/>
        </w:rPr>
        <w:t xml:space="preserve">; or to Stefan R. </w:t>
      </w:r>
      <w:proofErr w:type="spellStart"/>
      <w:r w:rsidRPr="0077024F">
        <w:rPr>
          <w:rFonts w:ascii="Times New Roman" w:eastAsia="Times New Roman" w:hAnsi="Times New Roman" w:cs="Times New Roman"/>
          <w:sz w:val="24"/>
          <w:szCs w:val="24"/>
          <w:lang w:val="en-US" w:eastAsia="de-DE"/>
        </w:rPr>
        <w:t>Schweinberger</w:t>
      </w:r>
      <w:proofErr w:type="spellEnd"/>
      <w:r w:rsidRPr="0077024F">
        <w:rPr>
          <w:rFonts w:ascii="Times New Roman" w:eastAsia="Times New Roman" w:hAnsi="Times New Roman" w:cs="Times New Roman"/>
          <w:sz w:val="24"/>
          <w:szCs w:val="24"/>
          <w:lang w:val="en-US" w:eastAsia="de-DE"/>
        </w:rPr>
        <w:t xml:space="preserve">, Department for General Psychology and Cognitive Neuroscience, Friedrich Schiller University Jena, Am Steiger 3/Haus 1, 07743 Jena, Germany. Tel: +49 (0) 3641 945181, </w:t>
      </w:r>
      <w:r w:rsidR="00544180" w:rsidRPr="0077024F">
        <w:rPr>
          <w:rFonts w:ascii="Times New Roman" w:eastAsia="Times New Roman" w:hAnsi="Times New Roman" w:cs="Times New Roman"/>
          <w:sz w:val="24"/>
          <w:szCs w:val="24"/>
          <w:lang w:val="en-US" w:eastAsia="de-DE"/>
        </w:rPr>
        <w:t xml:space="preserve">Fax: +49 (0)3641 9 45182, </w:t>
      </w:r>
      <w:r w:rsidRPr="0077024F">
        <w:rPr>
          <w:rFonts w:ascii="Times New Roman" w:eastAsia="Times New Roman" w:hAnsi="Times New Roman" w:cs="Times New Roman"/>
          <w:sz w:val="24"/>
          <w:szCs w:val="24"/>
          <w:lang w:val="en-US" w:eastAsia="de-DE"/>
        </w:rPr>
        <w:t xml:space="preserve">E-Mail: </w:t>
      </w:r>
      <w:r w:rsidRPr="0077024F">
        <w:rPr>
          <w:rStyle w:val="Hyperlink1"/>
          <w:rFonts w:ascii="Times New Roman" w:eastAsia="Times New Roman" w:hAnsi="Times New Roman" w:cs="Times New Roman"/>
          <w:color w:val="auto"/>
          <w:sz w:val="24"/>
          <w:szCs w:val="24"/>
          <w:u w:val="none"/>
          <w:lang w:val="en-US" w:eastAsia="de-DE"/>
        </w:rPr>
        <w:t>stefan.schweinberger@uni-jena.d</w:t>
      </w:r>
      <w:r w:rsidR="00544180" w:rsidRPr="0077024F">
        <w:rPr>
          <w:rStyle w:val="Hyperlink1"/>
          <w:rFonts w:ascii="Times New Roman" w:eastAsia="Times New Roman" w:hAnsi="Times New Roman" w:cs="Times New Roman"/>
          <w:color w:val="auto"/>
          <w:sz w:val="24"/>
          <w:szCs w:val="24"/>
          <w:u w:val="none"/>
          <w:lang w:val="en-US" w:eastAsia="de-DE"/>
        </w:rPr>
        <w:t>e</w:t>
      </w:r>
      <w:r w:rsidRPr="0077024F">
        <w:rPr>
          <w:rFonts w:ascii="Times New Roman" w:eastAsia="Times New Roman" w:hAnsi="Times New Roman" w:cs="Times New Roman"/>
          <w:sz w:val="24"/>
          <w:szCs w:val="24"/>
          <w:lang w:val="en-US" w:eastAsia="de-DE"/>
        </w:rPr>
        <w:t xml:space="preserve">. </w:t>
      </w:r>
      <w:r w:rsidR="001D2996" w:rsidRPr="0077024F">
        <w:rPr>
          <w:rFonts w:ascii="Times New Roman" w:hAnsi="Times New Roman" w:cs="Times New Roman"/>
          <w:sz w:val="24"/>
          <w:szCs w:val="24"/>
          <w:lang w:val="en-US"/>
        </w:rPr>
        <w:t xml:space="preserve">Preprocessed data, analysis scripts and supplemental materials can be found in the associated OSF </w:t>
      </w:r>
      <w:r w:rsidR="001D2996" w:rsidRPr="0077024F">
        <w:rPr>
          <w:rFonts w:ascii="Times New Roman" w:hAnsi="Times New Roman" w:cs="Times New Roman"/>
          <w:color w:val="000000" w:themeColor="text1"/>
          <w:sz w:val="24"/>
          <w:szCs w:val="24"/>
          <w:lang w:val="en-US"/>
        </w:rPr>
        <w:t>repository (</w:t>
      </w:r>
      <w:bookmarkStart w:id="3" w:name="_Hlk211585028"/>
      <w:r w:rsidR="00296057" w:rsidRPr="0077024F">
        <w:rPr>
          <w:rFonts w:ascii="Times New Roman" w:hAnsi="Times New Roman" w:cs="Times New Roman"/>
          <w:color w:val="000000" w:themeColor="text1"/>
          <w:sz w:val="24"/>
          <w:szCs w:val="24"/>
          <w:lang w:val="en-US"/>
        </w:rPr>
        <w:t>https://osf.io/ascqx/</w:t>
      </w:r>
      <w:bookmarkEnd w:id="3"/>
      <w:r w:rsidR="00AC7982" w:rsidRPr="0077024F">
        <w:rPr>
          <w:rFonts w:ascii="Times New Roman" w:hAnsi="Times New Roman" w:cs="Times New Roman"/>
          <w:color w:val="000000" w:themeColor="text1"/>
          <w:sz w:val="24"/>
          <w:szCs w:val="24"/>
          <w:lang w:val="en-US"/>
        </w:rPr>
        <w:t>)</w:t>
      </w:r>
      <w:r w:rsidR="00296057" w:rsidRPr="0077024F">
        <w:rPr>
          <w:rFonts w:ascii="Times New Roman" w:hAnsi="Times New Roman" w:cs="Times New Roman"/>
          <w:color w:val="000000" w:themeColor="text1"/>
          <w:sz w:val="24"/>
          <w:szCs w:val="24"/>
          <w:lang w:val="en-US"/>
        </w:rPr>
        <w:t>.</w:t>
      </w:r>
      <w:bookmarkStart w:id="4" w:name="_Toc64538323"/>
      <w:r w:rsidR="000A3C46" w:rsidRPr="0077024F">
        <w:rPr>
          <w:rStyle w:val="Hervorhebung"/>
          <w:rFonts w:ascii="Times New Roman" w:hAnsi="Times New Roman" w:cs="Times New Roman"/>
          <w:i w:val="0"/>
          <w:iCs w:val="0"/>
          <w:sz w:val="24"/>
          <w:szCs w:val="24"/>
          <w:lang w:val="en-US"/>
        </w:rPr>
        <w:br w:type="page"/>
      </w:r>
    </w:p>
    <w:p w14:paraId="3313D2A8" w14:textId="1F61107C" w:rsidR="00484889" w:rsidRPr="0077024F" w:rsidRDefault="00484889" w:rsidP="000A5A16">
      <w:pPr>
        <w:pStyle w:val="berschrift1"/>
        <w:numPr>
          <w:ilvl w:val="0"/>
          <w:numId w:val="0"/>
        </w:numPr>
        <w:spacing w:line="480" w:lineRule="auto"/>
        <w:rPr>
          <w:rStyle w:val="Hervorhebung"/>
          <w:rFonts w:ascii="Times New Roman" w:hAnsi="Times New Roman" w:cs="Times New Roman"/>
          <w:sz w:val="24"/>
          <w:szCs w:val="24"/>
          <w:lang w:val="en-US"/>
        </w:rPr>
      </w:pPr>
      <w:bookmarkStart w:id="5" w:name="_Toc200448859"/>
      <w:del w:id="6" w:author="christine.nussbaum" w:date="2025-10-24T13:46:00Z" w16du:dateUtc="2025-10-24T11:46:00Z">
        <w:r w:rsidRPr="0077024F" w:rsidDel="00D93F94">
          <w:rPr>
            <w:rStyle w:val="Hervorhebung"/>
            <w:rFonts w:ascii="Times New Roman" w:hAnsi="Times New Roman" w:cs="Times New Roman"/>
            <w:sz w:val="24"/>
            <w:szCs w:val="24"/>
            <w:lang w:val="en-US"/>
          </w:rPr>
          <w:lastRenderedPageBreak/>
          <w:delText>Abstract</w:delText>
        </w:r>
      </w:del>
      <w:bookmarkEnd w:id="4"/>
      <w:bookmarkEnd w:id="5"/>
      <w:ins w:id="7" w:author="christine.nussbaum" w:date="2025-10-24T13:46:00Z" w16du:dateUtc="2025-10-24T11:46:00Z">
        <w:r w:rsidR="00D93F94" w:rsidRPr="0077024F">
          <w:rPr>
            <w:rStyle w:val="Hervorhebung"/>
            <w:rFonts w:ascii="Times New Roman" w:hAnsi="Times New Roman" w:cs="Times New Roman"/>
            <w:sz w:val="24"/>
            <w:szCs w:val="24"/>
            <w:lang w:val="en-US"/>
          </w:rPr>
          <w:t>Summary</w:t>
        </w:r>
      </w:ins>
    </w:p>
    <w:p w14:paraId="6E0E3C3F" w14:textId="221A037E" w:rsidR="00FB69CC" w:rsidRPr="0077024F" w:rsidRDefault="00FB69CC" w:rsidP="00FB69CC">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Musicians outperform non-musicians in vocal emotion recognition, presumably due to differences in auditory sensitivity. However, the current literature is inconclusive regarding differential effects of specific types of musical activity. </w:t>
      </w:r>
      <w:del w:id="8" w:author="christine.nussbaum" w:date="2025-10-24T13:47:00Z" w16du:dateUtc="2025-10-24T11:47:00Z">
        <w:r w:rsidRPr="0077024F" w:rsidDel="00D93F94">
          <w:rPr>
            <w:rFonts w:ascii="Times New Roman" w:hAnsi="Times New Roman" w:cs="Times New Roman"/>
            <w:sz w:val="24"/>
            <w:szCs w:val="24"/>
            <w:lang w:val="en-US"/>
          </w:rPr>
          <w:delText xml:space="preserve">Given the tight link between expression and perception in </w:delText>
        </w:r>
        <w:r w:rsidR="00FA6A46" w:rsidRPr="0077024F" w:rsidDel="00D93F94">
          <w:rPr>
            <w:rFonts w:ascii="Times New Roman" w:hAnsi="Times New Roman" w:cs="Times New Roman"/>
            <w:sz w:val="24"/>
            <w:szCs w:val="24"/>
            <w:lang w:val="en-US"/>
          </w:rPr>
          <w:delText xml:space="preserve">vocal </w:delText>
        </w:r>
        <w:r w:rsidRPr="0077024F" w:rsidDel="00D93F94">
          <w:rPr>
            <w:rFonts w:ascii="Times New Roman" w:hAnsi="Times New Roman" w:cs="Times New Roman"/>
            <w:sz w:val="24"/>
            <w:szCs w:val="24"/>
            <w:lang w:val="en-US"/>
          </w:rPr>
          <w:delText xml:space="preserve">emotional communication, we </w:delText>
        </w:r>
        <w:r w:rsidR="00FA6A46" w:rsidRPr="0077024F" w:rsidDel="00D93F94">
          <w:rPr>
            <w:rFonts w:ascii="Times New Roman" w:hAnsi="Times New Roman" w:cs="Times New Roman"/>
            <w:sz w:val="24"/>
            <w:szCs w:val="24"/>
            <w:lang w:val="en-US"/>
          </w:rPr>
          <w:delText>assessed possible</w:delText>
        </w:r>
        <w:r w:rsidRPr="0077024F" w:rsidDel="00D93F94">
          <w:rPr>
            <w:rFonts w:ascii="Times New Roman" w:hAnsi="Times New Roman" w:cs="Times New Roman"/>
            <w:sz w:val="24"/>
            <w:szCs w:val="24"/>
            <w:lang w:val="en-US"/>
          </w:rPr>
          <w:delText xml:space="preserve"> </w:delText>
        </w:r>
        <w:r w:rsidR="00FA6A46" w:rsidRPr="0077024F" w:rsidDel="00D93F94">
          <w:rPr>
            <w:rFonts w:ascii="Times New Roman" w:hAnsi="Times New Roman" w:cs="Times New Roman"/>
            <w:sz w:val="24"/>
            <w:szCs w:val="24"/>
            <w:lang w:val="en-US"/>
          </w:rPr>
          <w:delText>effects of whether</w:delText>
        </w:r>
        <w:r w:rsidRPr="0077024F" w:rsidDel="00D93F94">
          <w:rPr>
            <w:rFonts w:ascii="Times New Roman" w:hAnsi="Times New Roman" w:cs="Times New Roman"/>
            <w:sz w:val="24"/>
            <w:szCs w:val="24"/>
            <w:lang w:val="en-US"/>
          </w:rPr>
          <w:delText xml:space="preserve"> music is expressed vocally or not, and whether music is performed on an amateur or professional level. Importantly, however, we predicted that vocal emotion recognition would be </w:delText>
        </w:r>
        <w:r w:rsidRPr="0077024F" w:rsidDel="00D93F94">
          <w:rPr>
            <w:rFonts w:ascii="Times New Roman" w:hAnsi="Times New Roman" w:cs="Times New Roman"/>
            <w:i/>
            <w:iCs/>
            <w:sz w:val="24"/>
            <w:szCs w:val="24"/>
            <w:lang w:val="en-US"/>
          </w:rPr>
          <w:delText>unaffected</w:delText>
        </w:r>
        <w:r w:rsidRPr="0077024F" w:rsidDel="00D93F94">
          <w:rPr>
            <w:rFonts w:ascii="Times New Roman" w:hAnsi="Times New Roman" w:cs="Times New Roman"/>
            <w:sz w:val="24"/>
            <w:szCs w:val="24"/>
            <w:lang w:val="en-US"/>
          </w:rPr>
          <w:delText xml:space="preserve"> by the type and amount of musical activity because current evidence argues against a causal role of formal musical education. </w:delText>
        </w:r>
      </w:del>
      <w:ins w:id="9" w:author="christine.nussbaum" w:date="2025-10-24T13:47:00Z" w16du:dateUtc="2025-10-24T11:47:00Z">
        <w:r w:rsidR="00D93F94" w:rsidRPr="0077024F">
          <w:rPr>
            <w:rFonts w:ascii="Times New Roman" w:hAnsi="Times New Roman" w:cs="Times New Roman"/>
            <w:sz w:val="24"/>
            <w:szCs w:val="24"/>
            <w:lang w:val="en-US"/>
          </w:rPr>
          <w:t>Therefore, w</w:t>
        </w:r>
      </w:ins>
      <w:del w:id="10" w:author="christine.nussbaum" w:date="2025-10-24T13:47:00Z" w16du:dateUtc="2025-10-24T11:47:00Z">
        <w:r w:rsidR="002C75A7" w:rsidRPr="0077024F" w:rsidDel="00D93F94">
          <w:rPr>
            <w:rFonts w:ascii="Times New Roman" w:hAnsi="Times New Roman" w:cs="Times New Roman"/>
            <w:sz w:val="24"/>
            <w:szCs w:val="24"/>
            <w:lang w:val="en-US"/>
          </w:rPr>
          <w:delText>W</w:delText>
        </w:r>
      </w:del>
      <w:proofErr w:type="gramStart"/>
      <w:r w:rsidRPr="0077024F">
        <w:rPr>
          <w:rFonts w:ascii="Times New Roman" w:hAnsi="Times New Roman" w:cs="Times New Roman"/>
          <w:sz w:val="24"/>
          <w:szCs w:val="24"/>
          <w:lang w:val="en-US"/>
        </w:rPr>
        <w:t>e compared</w:t>
      </w:r>
      <w:proofErr w:type="gramEnd"/>
      <w:r w:rsidRPr="0077024F">
        <w:rPr>
          <w:rFonts w:ascii="Times New Roman" w:hAnsi="Times New Roman" w:cs="Times New Roman"/>
          <w:sz w:val="24"/>
          <w:szCs w:val="24"/>
          <w:lang w:val="en-US"/>
        </w:rPr>
        <w:t xml:space="preserve"> emotion recognition performance of singers (N= 45) vs. instrumentalists (N</w:t>
      </w:r>
      <w:r w:rsidR="00EF4161"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w:t>
      </w:r>
      <w:r w:rsidR="00EF4161"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43) and professional musicians (N = 40) vs. amateurs (N = 88) vs. non-musicians (N = 38)</w:t>
      </w:r>
      <w:r w:rsidR="00955F49" w:rsidRPr="0077024F">
        <w:rPr>
          <w:rFonts w:ascii="Times New Roman" w:hAnsi="Times New Roman" w:cs="Times New Roman"/>
          <w:sz w:val="24"/>
          <w:szCs w:val="24"/>
          <w:lang w:val="en-US"/>
        </w:rPr>
        <w:t xml:space="preserve">, </w:t>
      </w:r>
      <w:bookmarkStart w:id="11" w:name="_Hlk207894475"/>
      <w:r w:rsidR="00955F49" w:rsidRPr="0077024F">
        <w:rPr>
          <w:rFonts w:ascii="Times New Roman" w:hAnsi="Times New Roman" w:cs="Times New Roman"/>
          <w:sz w:val="24"/>
          <w:szCs w:val="24"/>
          <w:lang w:val="en-US"/>
        </w:rPr>
        <w:t>based on short vocal utterances expressing happiness, pleasure, fear</w:t>
      </w:r>
      <w:r w:rsidR="00F71C2D" w:rsidRPr="0077024F">
        <w:rPr>
          <w:rFonts w:ascii="Times New Roman" w:hAnsi="Times New Roman" w:cs="Times New Roman"/>
          <w:sz w:val="24"/>
          <w:szCs w:val="24"/>
          <w:lang w:val="en-US"/>
        </w:rPr>
        <w:t>,</w:t>
      </w:r>
      <w:r w:rsidR="00955F49" w:rsidRPr="0077024F">
        <w:rPr>
          <w:rFonts w:ascii="Times New Roman" w:hAnsi="Times New Roman" w:cs="Times New Roman"/>
          <w:sz w:val="24"/>
          <w:szCs w:val="24"/>
          <w:lang w:val="en-US"/>
        </w:rPr>
        <w:t xml:space="preserve"> </w:t>
      </w:r>
      <w:r w:rsidR="00FA2FFF" w:rsidRPr="0077024F">
        <w:rPr>
          <w:rFonts w:ascii="Times New Roman" w:hAnsi="Times New Roman" w:cs="Times New Roman"/>
          <w:sz w:val="24"/>
          <w:szCs w:val="24"/>
          <w:lang w:val="en-US"/>
        </w:rPr>
        <w:t>or</w:t>
      </w:r>
      <w:r w:rsidR="00955F49" w:rsidRPr="0077024F">
        <w:rPr>
          <w:rFonts w:ascii="Times New Roman" w:hAnsi="Times New Roman" w:cs="Times New Roman"/>
          <w:sz w:val="24"/>
          <w:szCs w:val="24"/>
          <w:lang w:val="en-US"/>
        </w:rPr>
        <w:t xml:space="preserve"> sadness</w:t>
      </w:r>
      <w:r w:rsidRPr="0077024F">
        <w:rPr>
          <w:rFonts w:ascii="Times New Roman" w:hAnsi="Times New Roman" w:cs="Times New Roman"/>
          <w:sz w:val="24"/>
          <w:szCs w:val="24"/>
          <w:lang w:val="en-US"/>
        </w:rPr>
        <w:t xml:space="preserve">. </w:t>
      </w:r>
      <w:bookmarkEnd w:id="11"/>
      <w:r w:rsidRPr="0077024F">
        <w:rPr>
          <w:rFonts w:ascii="Times New Roman" w:hAnsi="Times New Roman" w:cs="Times New Roman"/>
          <w:sz w:val="24"/>
          <w:szCs w:val="24"/>
          <w:lang w:val="en-US"/>
        </w:rPr>
        <w:t xml:space="preserve">Using both frequentist and Bayesian inference, we found the predicted </w:t>
      </w:r>
      <w:proofErr w:type="spellStart"/>
      <w:r w:rsidRPr="0077024F">
        <w:rPr>
          <w:rFonts w:ascii="Times New Roman" w:hAnsi="Times New Roman" w:cs="Times New Roman"/>
          <w:sz w:val="24"/>
          <w:szCs w:val="24"/>
          <w:lang w:val="en-US"/>
        </w:rPr>
        <w:t>nulleffects</w:t>
      </w:r>
      <w:proofErr w:type="spellEnd"/>
      <w:r w:rsidRPr="0077024F">
        <w:rPr>
          <w:rFonts w:ascii="Times New Roman" w:hAnsi="Times New Roman" w:cs="Times New Roman"/>
          <w:sz w:val="24"/>
          <w:szCs w:val="24"/>
          <w:lang w:val="en-US"/>
        </w:rPr>
        <w:t xml:space="preserve"> for singers vs. instrumentalists, and professionals vs. amateurs. </w:t>
      </w:r>
      <w:r w:rsidR="00FA6A46" w:rsidRPr="0077024F">
        <w:rPr>
          <w:rFonts w:ascii="Times New Roman" w:hAnsi="Times New Roman" w:cs="Times New Roman"/>
          <w:sz w:val="24"/>
          <w:szCs w:val="24"/>
          <w:lang w:val="en-US"/>
        </w:rPr>
        <w:t xml:space="preserve">Evidence for an advantage </w:t>
      </w:r>
      <w:r w:rsidR="004C6E77" w:rsidRPr="0077024F">
        <w:rPr>
          <w:rFonts w:ascii="Times New Roman" w:hAnsi="Times New Roman" w:cs="Times New Roman"/>
          <w:sz w:val="24"/>
          <w:szCs w:val="24"/>
          <w:lang w:val="en-US"/>
        </w:rPr>
        <w:t xml:space="preserve">in </w:t>
      </w:r>
      <w:r w:rsidRPr="0077024F">
        <w:rPr>
          <w:rFonts w:ascii="Times New Roman" w:hAnsi="Times New Roman" w:cs="Times New Roman"/>
          <w:sz w:val="24"/>
          <w:szCs w:val="24"/>
          <w:lang w:val="en-US"/>
        </w:rPr>
        <w:t xml:space="preserve">amateurs vs. non-musicians was inconclusive. Across groups, we replicated the consistent link between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and auditory sensitivity. </w:t>
      </w:r>
      <w:r w:rsidR="00DF2527" w:rsidRPr="0077024F">
        <w:rPr>
          <w:rFonts w:ascii="Times New Roman" w:hAnsi="Times New Roman" w:cs="Times New Roman"/>
          <w:sz w:val="24"/>
          <w:szCs w:val="24"/>
          <w:lang w:val="en-US"/>
        </w:rPr>
        <w:t>Overall, the current work aligns with the perspective that musicians’ advantage in recognizing vocal emotions is rooted in auditory sensitivity, rather than specific type</w:t>
      </w:r>
      <w:r w:rsidR="002C75A7" w:rsidRPr="0077024F">
        <w:rPr>
          <w:rFonts w:ascii="Times New Roman" w:hAnsi="Times New Roman" w:cs="Times New Roman"/>
          <w:sz w:val="24"/>
          <w:szCs w:val="24"/>
          <w:lang w:val="en-US"/>
        </w:rPr>
        <w:t>s</w:t>
      </w:r>
      <w:r w:rsidR="00DF2527" w:rsidRPr="0077024F">
        <w:rPr>
          <w:rFonts w:ascii="Times New Roman" w:hAnsi="Times New Roman" w:cs="Times New Roman"/>
          <w:sz w:val="24"/>
          <w:szCs w:val="24"/>
          <w:lang w:val="en-US"/>
        </w:rPr>
        <w:t xml:space="preserve"> of musical activities or formal training.</w:t>
      </w:r>
    </w:p>
    <w:p w14:paraId="0700B240" w14:textId="77777777" w:rsidR="00484889" w:rsidRPr="0077024F" w:rsidRDefault="00484889" w:rsidP="00484889">
      <w:pPr>
        <w:rPr>
          <w:rFonts w:ascii="Times New Roman" w:hAnsi="Times New Roman" w:cs="Times New Roman"/>
          <w:sz w:val="24"/>
          <w:szCs w:val="24"/>
          <w:lang w:val="en-US"/>
        </w:rPr>
      </w:pPr>
    </w:p>
    <w:p w14:paraId="4110E0E4" w14:textId="6E9F1B3E" w:rsidR="00484889" w:rsidRPr="0077024F" w:rsidRDefault="00484889" w:rsidP="00F54F3E">
      <w:pPr>
        <w:spacing w:line="480" w:lineRule="auto"/>
        <w:rPr>
          <w:rFonts w:ascii="Times New Roman" w:hAnsi="Times New Roman" w:cs="Times New Roman"/>
          <w:sz w:val="24"/>
          <w:szCs w:val="24"/>
          <w:lang w:val="en-US"/>
        </w:rPr>
      </w:pPr>
      <w:r w:rsidRPr="0077024F">
        <w:rPr>
          <w:rFonts w:ascii="Times New Roman" w:hAnsi="Times New Roman" w:cs="Times New Roman"/>
          <w:b/>
          <w:bCs/>
          <w:sz w:val="24"/>
          <w:szCs w:val="24"/>
          <w:lang w:val="en-US"/>
        </w:rPr>
        <w:t>Keywords:</w:t>
      </w:r>
      <w:r w:rsidRPr="0077024F">
        <w:rPr>
          <w:rFonts w:ascii="Times New Roman" w:hAnsi="Times New Roman" w:cs="Times New Roman"/>
          <w:sz w:val="24"/>
          <w:szCs w:val="24"/>
          <w:lang w:val="en-US"/>
        </w:rPr>
        <w:t xml:space="preserve">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r w:rsidR="00AC7982" w:rsidRPr="0077024F">
        <w:rPr>
          <w:rFonts w:ascii="Times New Roman" w:hAnsi="Times New Roman" w:cs="Times New Roman"/>
          <w:sz w:val="24"/>
          <w:szCs w:val="24"/>
          <w:lang w:val="en-US"/>
        </w:rPr>
        <w:t xml:space="preserve">singers, instrumentalists, amateurs, </w:t>
      </w:r>
      <w:r w:rsidRPr="0077024F">
        <w:rPr>
          <w:rFonts w:ascii="Times New Roman" w:hAnsi="Times New Roman" w:cs="Times New Roman"/>
          <w:sz w:val="24"/>
          <w:szCs w:val="24"/>
          <w:lang w:val="en-US"/>
        </w:rPr>
        <w:t>musicality</w:t>
      </w:r>
    </w:p>
    <w:p w14:paraId="37BEA3D3" w14:textId="77777777" w:rsidR="002443DE" w:rsidRPr="0077024F" w:rsidRDefault="002443DE" w:rsidP="00484889">
      <w:pPr>
        <w:rPr>
          <w:rFonts w:ascii="Times New Roman" w:hAnsi="Times New Roman" w:cs="Times New Roman"/>
          <w:sz w:val="24"/>
          <w:szCs w:val="24"/>
          <w:lang w:val="en-US"/>
        </w:rPr>
      </w:pPr>
    </w:p>
    <w:p w14:paraId="1B31501F" w14:textId="1ADB1507" w:rsidR="00484889" w:rsidRPr="0077024F" w:rsidRDefault="001C77F8" w:rsidP="000D48EA">
      <w:pPr>
        <w:suppressAutoHyphens w:val="0"/>
        <w:rPr>
          <w:rFonts w:ascii="Times New Roman" w:eastAsiaTheme="majorEastAsia" w:hAnsi="Times New Roman" w:cs="Times New Roman"/>
          <w:i/>
          <w:iCs/>
          <w:color w:val="2F5496" w:themeColor="accent1" w:themeShade="BF"/>
          <w:sz w:val="24"/>
          <w:szCs w:val="24"/>
          <w:lang w:val="en-US"/>
        </w:rPr>
      </w:pPr>
      <w:r w:rsidRPr="0077024F">
        <w:rPr>
          <w:rFonts w:ascii="Times New Roman" w:hAnsi="Times New Roman" w:cs="Times New Roman"/>
          <w:lang w:val="en-US"/>
        </w:rPr>
        <w:br w:type="page"/>
      </w:r>
    </w:p>
    <w:p w14:paraId="1FEBD762" w14:textId="5775881B" w:rsidR="00484889" w:rsidRPr="0077024F" w:rsidRDefault="00484889" w:rsidP="00D93F94">
      <w:pPr>
        <w:pStyle w:val="berschrift1"/>
        <w:numPr>
          <w:ilvl w:val="0"/>
          <w:numId w:val="0"/>
        </w:numPr>
        <w:spacing w:line="480" w:lineRule="auto"/>
        <w:rPr>
          <w:rFonts w:ascii="Times New Roman" w:hAnsi="Times New Roman" w:cs="Times New Roman"/>
          <w:sz w:val="24"/>
          <w:szCs w:val="24"/>
          <w:lang w:val="en-US"/>
        </w:rPr>
      </w:pPr>
      <w:bookmarkStart w:id="12" w:name="_Toc200448861"/>
      <w:r w:rsidRPr="0077024F">
        <w:rPr>
          <w:rFonts w:ascii="Times New Roman" w:hAnsi="Times New Roman" w:cs="Times New Roman"/>
          <w:sz w:val="24"/>
          <w:szCs w:val="24"/>
          <w:lang w:val="en-US"/>
        </w:rPr>
        <w:lastRenderedPageBreak/>
        <w:t>Introduction</w:t>
      </w:r>
      <w:r w:rsidR="00F95B95" w:rsidRPr="0077024F">
        <w:rPr>
          <w:rFonts w:ascii="Times New Roman" w:hAnsi="Times New Roman" w:cs="Times New Roman"/>
          <w:sz w:val="24"/>
          <w:szCs w:val="24"/>
          <w:lang w:val="en-US"/>
        </w:rPr>
        <w:t xml:space="preserve">: associations between musicality and vocal emotion </w:t>
      </w:r>
      <w:bookmarkEnd w:id="12"/>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p>
    <w:p w14:paraId="63BF6F52" w14:textId="272151C8" w:rsidR="00ED74E0" w:rsidRPr="0077024F" w:rsidRDefault="004E31A8" w:rsidP="005E7D4D">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The human voice is a prime carrier of emotional information</w:t>
      </w:r>
      <w:r w:rsidR="00BA1C31" w:rsidRPr="0077024F">
        <w:rPr>
          <w:rFonts w:ascii="Times New Roman" w:hAnsi="Times New Roman" w:cs="Times New Roman"/>
          <w:sz w:val="24"/>
          <w:szCs w:val="24"/>
          <w:lang w:val="en-US"/>
        </w:rPr>
        <w:t>. Therefore,</w:t>
      </w:r>
      <w:r w:rsidR="00BB53C7" w:rsidRPr="0077024F">
        <w:rPr>
          <w:rFonts w:ascii="Times New Roman" w:hAnsi="Times New Roman" w:cs="Times New Roman"/>
          <w:sz w:val="24"/>
          <w:szCs w:val="24"/>
          <w:lang w:val="en-US"/>
        </w:rPr>
        <w:t xml:space="preserve"> </w:t>
      </w:r>
      <w:r w:rsidR="001208F3" w:rsidRPr="0077024F">
        <w:rPr>
          <w:rFonts w:ascii="Times New Roman" w:hAnsi="Times New Roman" w:cs="Times New Roman"/>
          <w:sz w:val="24"/>
          <w:szCs w:val="24"/>
          <w:lang w:val="en-US"/>
        </w:rPr>
        <w:t>a</w:t>
      </w:r>
      <w:r w:rsidRPr="0077024F">
        <w:rPr>
          <w:rFonts w:ascii="Times New Roman" w:hAnsi="Times New Roman" w:cs="Times New Roman"/>
          <w:sz w:val="24"/>
          <w:szCs w:val="24"/>
          <w:lang w:val="en-US"/>
        </w:rPr>
        <w:t xml:space="preserve">dequate perception of </w:t>
      </w:r>
      <w:r w:rsidR="00BB53C7" w:rsidRPr="0077024F">
        <w:rPr>
          <w:rFonts w:ascii="Times New Roman" w:hAnsi="Times New Roman" w:cs="Times New Roman"/>
          <w:sz w:val="24"/>
          <w:szCs w:val="24"/>
          <w:lang w:val="en-US"/>
        </w:rPr>
        <w:t>vocal emotions</w:t>
      </w:r>
      <w:r w:rsidRPr="0077024F">
        <w:rPr>
          <w:rFonts w:ascii="Times New Roman" w:hAnsi="Times New Roman" w:cs="Times New Roman"/>
          <w:sz w:val="24"/>
          <w:szCs w:val="24"/>
          <w:lang w:val="en-US"/>
        </w:rPr>
        <w:t xml:space="preserve"> is important </w:t>
      </w:r>
      <w:r w:rsidR="001208F3" w:rsidRPr="0077024F">
        <w:rPr>
          <w:rFonts w:ascii="Times New Roman" w:hAnsi="Times New Roman" w:cs="Times New Roman"/>
          <w:sz w:val="24"/>
          <w:szCs w:val="24"/>
          <w:lang w:val="en-US"/>
        </w:rPr>
        <w:t>for</w:t>
      </w:r>
      <w:r w:rsidRPr="0077024F">
        <w:rPr>
          <w:rFonts w:ascii="Times New Roman" w:hAnsi="Times New Roman" w:cs="Times New Roman"/>
          <w:sz w:val="24"/>
          <w:szCs w:val="24"/>
          <w:lang w:val="en-US"/>
        </w:rPr>
        <w:t xml:space="preserve"> everyday social interaction </w:t>
      </w:r>
      <w:sdt>
        <w:sdtPr>
          <w:rPr>
            <w:rFonts w:ascii="Times New Roman" w:hAnsi="Times New Roman" w:cs="Times New Roman"/>
            <w:sz w:val="24"/>
            <w:szCs w:val="24"/>
            <w:lang w:val="en-US"/>
          </w:rPr>
          <w:alias w:val="To edit, see citavi.com/edit"/>
          <w:tag w:val="CitaviPlaceholder#e61e87b7-31a2-4982-a072-3a3ee5beb0d6"/>
          <w:id w:val="-226072632"/>
          <w:placeholder>
            <w:docPart w:val="DefaultPlaceholder_-1854013440"/>
          </w:placeholder>
        </w:sdtPr>
        <w:sdtContent>
          <w:r w:rsidR="00F632E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YzcyZTcwLTQyZTUtNDkzZC1iNGQ0LWVkODA3NjNjYWQ4ZSIsIlJhbmdlTGVuZ3RoIjoxLCJSZWZlcmVuY2VJZCI6ImNhZTc1ZjhmLWJjN2YtNGZhNi1iNGY2LTUyMjRkMzM1MzI4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NzUzNzI3NSIsIlVyaVN0cmluZyI6Imh0dHA6Ly93d3cubmNiaS5ubG0ubmloLmdvdi9wdWJtZWQvMjc1MzcyNz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MtMjNUMTQ6MjE6MjciLCJNb2RpZmllZEJ5IjoiX0NocmlzdGluZSBOdXNzYmF1bSIsIklkIjoiY2E0MzkwMzMtYzU4YS00MzZjLTg1NGItYWRmMWMxMDZkN2VjIiwiTW9kaWZpZWRPbiI6IjIwMjEtMDMtMjNUMTQ6MjE6Mj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3BzcGkwMDAwMDY2IiwiVXJpU3RyaW5nIjoiaHR0cHM6Ly9kb2kub3JnLzEwLjEwMzcvcHNwaTAwMDAwNjY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IyIiwiJHR5cGUiOiJTd2lzc0FjYWRlbWljLkNpdGF2aS5QZXJzb24sIFN3aXNzQWNhZGVtaWMuQ2l0YXZpIiwiRmlyc3ROYW1lIjoiSWxvbmEiLCJMYXN0TmFtZSI6IkNyb3kiLCJQcm90ZWN0ZWQiOmZhbHNlLCJTZXgiOjEsIkNyZWF0ZWRCeSI6Il9DaHJpc3RpbmUgTnVzc2JhdW0iLCJDcmVhdGVkT24iOiIyMDIyLTA5LTEzVDA3OjA2OjMyIiwiTW9kaWZpZWRCeSI6Il9DaHJpc3RpbmUgTnVzc2JhdW0iLCJJZCI6IjhmNjdhMTUxLTVkNTMtNDlmZi1iMjUyLTc2YzZjYWIzMGIyNCIsIk1vZGlmaWVkT24iOiIyMDIyLTA5LTEzVDA3OjA2OjMyIiwiUHJvamVjdCI6eyIkcmVmIjoiNSJ9fSx7IiRpZCI6IjIz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MjQ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lNjaGlybWVyXzIwMjUiLCJDaXRhdGlvbktleVVwZGF0ZVR5cGUiOjAsIkNvbGxhYm9yYXRvcnMiOltdLCJEYXRlMiI6IjExLjA5LjIwMjQiLCJEb2kiOiIxMC4xMTExL2Jydi4xMzE0M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zOTI2MjEyMCIsIlVyaVN0cmluZyI6Imh0dHA6Ly93d3cubmNiaS5ubG0ubmloLmdvdi9wdWJtZWQvMzkyNjIxMjA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MtMThUMTM6NDU6MDIiLCJNb2RpZmllZEJ5IjoiX0NocmlzdGluZSBOdXNzYmF1bSIsIklkIjoiZTE5ODczMWUtN2FhYi00ZjAzLWIzMTctNjM1ODI4YTZiM2M0IiwiTW9kaWZpZWRPbiI6IjIwMjUtMDMtMThUMTM6NDU6MDIiLCJQcm9qZWN0Ijp7IiRyZWYiOiI1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TExL2Jydi4xMzE0MCIsIlVyaVN0cmluZyI6Imh0dHBzOi8vZG9pLm9yZy8xMC4xMTExL2Jydi4xMzE0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0NTowMiIsIk1vZGlmaWVkQnkiOiJfQ2hyaXN0aW5lIE51c3NiYXVtIiwiSWQiOiIzOWIzYWU1MC01YjA2LTQxNDYtOTRmOC04ZjBlZGQ2OTU4YzgiLCJNb2RpZmllZE9uIjoiMjAyNS0wMy0xOFQxMzo0NTowMi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lBNQzExNzE4NjIxIiwiVXJpU3RyaW5nIjoiaHR0cHM6Ly93d3cubmNiaS5ubG0ubmloLmdvdi9wbWMvYXJ0aWNsZXMvUE1DMTE3MTg2MjE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}</w:instrText>
          </w:r>
          <w:r w:rsidR="00F632E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1, 2</w:t>
          </w:r>
          <w:r w:rsidR="00F632EA"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r w:rsidR="005E349A" w:rsidRPr="0077024F">
        <w:rPr>
          <w:rFonts w:ascii="Times New Roman" w:hAnsi="Times New Roman" w:cs="Times New Roman"/>
          <w:sz w:val="24"/>
          <w:szCs w:val="24"/>
          <w:lang w:val="en-US"/>
        </w:rPr>
        <w:t>On average, humans can infer emotion</w:t>
      </w:r>
      <w:r w:rsidR="00DF2527" w:rsidRPr="0077024F">
        <w:rPr>
          <w:rFonts w:ascii="Times New Roman" w:hAnsi="Times New Roman" w:cs="Times New Roman"/>
          <w:sz w:val="24"/>
          <w:szCs w:val="24"/>
          <w:lang w:val="en-US"/>
        </w:rPr>
        <w:t>s</w:t>
      </w:r>
      <w:r w:rsidR="005E349A" w:rsidRPr="0077024F">
        <w:rPr>
          <w:rFonts w:ascii="Times New Roman" w:hAnsi="Times New Roman" w:cs="Times New Roman"/>
          <w:sz w:val="24"/>
          <w:szCs w:val="24"/>
          <w:lang w:val="en-US"/>
        </w:rPr>
        <w:t xml:space="preserve"> from voices well above chance </w:t>
      </w:r>
      <w:sdt>
        <w:sdtPr>
          <w:rPr>
            <w:rFonts w:ascii="Times New Roman" w:hAnsi="Times New Roman" w:cs="Times New Roman"/>
            <w:sz w:val="24"/>
            <w:szCs w:val="24"/>
            <w:lang w:val="en-US"/>
          </w:rPr>
          <w:alias w:val="To edit, see citavi.com/edit"/>
          <w:tag w:val="CitaviPlaceholder#d100fce3-347c-4a92-9970-39359cea0796"/>
          <w:id w:val="-2107723052"/>
          <w:placeholder>
            <w:docPart w:val="DefaultPlaceholder_-1854013440"/>
          </w:placeholder>
        </w:sdtPr>
        <w:sdtContent>
          <w:r w:rsidR="00F632E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0NmNiNGRiLTNhZDItNDAxMC1hM2M2LTQyOWU1ZDkyNWY3NSIsIlJhbmdlTGVuZ3RoIjoxLCJSZWZlcmVuY2VJZCI6ImIwNDdlMWI5LTZkZTctNDI2Ni1iNDNhLWFkYjRhM2FmMjQ5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yOTU2NTQzIiwiVXJpU3RyaW5nIjoiaHR0cDovL3d3dy5uY2JpLm5sbS5uaWguZ292L3B1Ym1lZC8xMjk1NjU0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VjMDU2NjQ1LThmZjYtNDEyYi04NTcyLTRiZjNmODdiMWUwZCIsIk1vZGlmaWVkT24iOiIyMDE5LTAyLTIxVDEyOjUwOjU0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zNy8wMDMzLTI5MDkuMTI5LjUuNzcwIiwiVXJpU3RyaW5nIjoiaHR0cHM6Ly9kb2kub3JnLzEwLjEwMzcvMDAzMy0yOTA5LjEyOS41Ljc3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jA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jE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I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Y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cmVmIjoiMTYifV0sIkJpYlRlWEtleSI6IkJhbnNlXzE5OTYiLCJDaXRhdGlvbktleVVwZGF0ZVR5cGUiOjAsIkNvbGxhYm9yYXRvcnMiOltdLCJEYXRlMiI6IjE5OTYvMDMvMDEiLCJEb2kiOiIxMC4xMDM3LzAwMjItMzUxNC43MC4zLjYxNCIsIkVkaXRvcnMiOltdLCJFdmFsdWF0aW9uQ29tcGxleGl0eSI6MCwiRXZhbHVhdGlvblNvdXJjZVRleHRGb3JtYXQiOjAsIkdyb3VwcyI6W10sIkhhc0xhYmVsMSI6ZmFsc2UsIkhhc0xhYmVsMiI6ZmFsc2UsIktleXdvcmRzIjpbXS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EwLjEwMzcvMDAyMi0zNTE0LjcwLjMuNjE0IiwiVXJpU3RyaW5nIjoiaHR0cHM6Ly9kb2kub3JnLzEwLjEwMzcvMDAyMi0zNTE0LjcwLjMuNjE0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}</w:instrText>
          </w:r>
          <w:r w:rsidR="00F632E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3–5</w:t>
          </w:r>
          <w:r w:rsidR="00F632EA" w:rsidRPr="0077024F">
            <w:rPr>
              <w:rFonts w:ascii="Times New Roman" w:hAnsi="Times New Roman" w:cs="Times New Roman"/>
              <w:sz w:val="24"/>
              <w:szCs w:val="24"/>
              <w:lang w:val="en-US"/>
            </w:rPr>
            <w:fldChar w:fldCharType="end"/>
          </w:r>
        </w:sdtContent>
      </w:sdt>
      <w:r w:rsidR="005E349A" w:rsidRPr="0077024F">
        <w:rPr>
          <w:rFonts w:ascii="Times New Roman" w:hAnsi="Times New Roman" w:cs="Times New Roman"/>
          <w:sz w:val="24"/>
          <w:szCs w:val="24"/>
          <w:lang w:val="en-US"/>
        </w:rPr>
        <w:t xml:space="preserve">, but this capacity is subject to great individual variability and seems to be linked to differences in </w:t>
      </w:r>
      <w:r w:rsidR="005E349A" w:rsidRPr="0077024F">
        <w:rPr>
          <w:rFonts w:ascii="Times New Roman" w:hAnsi="Times New Roman" w:cs="Times New Roman"/>
          <w:bCs/>
          <w:i/>
          <w:iCs/>
          <w:sz w:val="24"/>
          <w:szCs w:val="24"/>
          <w:lang w:val="en-US"/>
        </w:rPr>
        <w:t>musicality</w:t>
      </w:r>
      <w:r w:rsidR="000A08E0"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df736f0-e34c-4de2-9430-98f149f7849c"/>
          <w:id w:val="-156458374"/>
          <w:placeholder>
            <w:docPart w:val="DefaultPlaceholder_-1854013440"/>
          </w:placeholder>
        </w:sdtPr>
        <w:sdtContent>
          <w:r w:rsidR="000A08E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zNDc1NWI4LWQxZjAtNDU2Yi05NDZkLTBlNzg3ZjIyODIyZSIsIlJhbmdlTGVuZ3RoIjoxLCJSZWZlcmVuY2VJZCI6IjYyZTM2NTI1LTk1NDUtNDQ5MC1iNGNlLWRhYWY0YmVlN2Q1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aWQiOiI1IiwiJHR5cGUiOiJTd2lzc0FjYWRlbWljLkNpdGF2aS5Qcm9qZWN0LCBTd2lzc0FjYWRlbWljLkNpdGF2aSJ9fSx7IiRpZCI6IjY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MSIsIkNpdGF0aW9uS2V5VXBkYXRlVHlwZSI6MCwiQ29sbGFib3JhdG9ycyI6W10sIkRhdGUyIjoiMjAxMS8wOS8yOSIsIkRvaSI6IjEwLjEwMzcvYTAwMjQ1Mj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jE5NDI2OTYiLCJVcmlTdHJpbmciOiJodHRwOi8vd3d3Lm5jYmkubmxtLm5paC5nb3YvcHVibWVkLzIxOTQyNjk2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jFlNTYxZmMtNGIxMy00N2RhLWExZmYtMTMxNWRkYzQwNzRj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M3L2EwMDI0NTIxIiwiVXJpU3RyaW5nIjoiaHR0cHM6Ly9kb2kub3JnLzEwLjEwMzcvYTAwMjQ1MjE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NiJ9XX0sIlRhZyI6IkNpdGF2aVBsYWNlaG9sZGVyI2FkZjczNmYwLWUzNGMtNGRlMi05NDMwLTk4ZjE0OWY3ODQ5YyIsIlRleHQiOiI2IiwiV0FJVmVyc2lvbiI6IjYuMTEuMC4wIn0=}</w:instrText>
          </w:r>
          <w:r w:rsidR="000A08E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w:t>
          </w:r>
          <w:r w:rsidR="000A08E0" w:rsidRPr="0077024F">
            <w:rPr>
              <w:rFonts w:ascii="Times New Roman" w:hAnsi="Times New Roman" w:cs="Times New Roman"/>
              <w:sz w:val="24"/>
              <w:szCs w:val="24"/>
              <w:lang w:val="en-US"/>
            </w:rPr>
            <w:fldChar w:fldCharType="end"/>
          </w:r>
        </w:sdtContent>
      </w:sdt>
      <w:r w:rsidR="000A08E0" w:rsidRPr="0077024F">
        <w:rPr>
          <w:rFonts w:ascii="Times New Roman" w:hAnsi="Times New Roman" w:cs="Times New Roman"/>
          <w:sz w:val="24"/>
          <w:szCs w:val="24"/>
          <w:lang w:val="en-US"/>
        </w:rPr>
        <w:t>.</w:t>
      </w:r>
      <w:r w:rsidR="005E349A" w:rsidRPr="0077024F">
        <w:rPr>
          <w:rFonts w:ascii="Times New Roman" w:hAnsi="Times New Roman" w:cs="Times New Roman"/>
          <w:sz w:val="24"/>
          <w:szCs w:val="24"/>
          <w:lang w:val="en-US"/>
        </w:rPr>
        <w:t xml:space="preserve"> It has been shown repeatedly that musicians outperform non-musician in vocal emotion recognition, although the overall effect size can be considered small to moderate </w:t>
      </w:r>
      <w:sdt>
        <w:sdtPr>
          <w:rPr>
            <w:rFonts w:ascii="Times New Roman" w:hAnsi="Times New Roman" w:cs="Times New Roman"/>
            <w:sz w:val="24"/>
            <w:szCs w:val="24"/>
            <w:lang w:val="en-US"/>
          </w:rPr>
          <w:alias w:val="To edit, see citavi.com/edit"/>
          <w:tag w:val="CitaviPlaceholder#d4daeb1b-0597-4ebb-b2e0-b2b611807cbc"/>
          <w:id w:val="296114971"/>
          <w:placeholder>
            <w:docPart w:val="DefaultPlaceholder_-1854013440"/>
          </w:placeholder>
        </w:sdtPr>
        <w:sdtContent>
          <w:r w:rsidR="00F632E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Y2RiYTIzLWQ5NDktNDFiOC1hNmI5LTc1M2IxNDM1ZGU1NyIsIlJhbmdlTGVuZ3RoIjoxLCJSZWZlcmVuY2VJZCI6IjdiZjg5NThmLWFmNzItNDVjNS04MWRkLWIzZTQwOGVmODk0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xIiwiQ2l0YXRpb25LZXlVcGRhdGVUeXBlIjowLCJDb2xsYWJvcmF0b3JzIjpbXSwiRG9pIjoiMTAuMTE3Ny8xNzU0MDczOTIxMTAyMjgwMy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c3LzE3NTQwNzM5MjExMDIyODAzIiwiVXJpU3RyaW5nIjoiaHR0cHM6Ly9kb2kub3JnLzEwLjExNzcvMTc1NDA3MzkyMTEwMjI4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HJlZiI6IjUifX0seyIkaWQiOiIxNS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XSwiQmliVGVYS2V5IjoiTWFydGluc18yMDIxIiwiQ2l0YXRpb25LZXlVcGRhdGVUeXBlIjowLCJDb2xsYWJvcmF0b3JzIjpbXSwiRG9pIjoiMTAuMTE3Ny8xNzU0MDczOTIxMTAyMjAz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jEwLjExNzcvMTc1NDA3MzkyMTEwMjIwMzUiLCJVcmlTdHJpbmciOiJodHRwczovL2RvaS5vcmcvMTAuMTE3Ny8xNzU0MDczOTIxMTAyMjAzN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HJlZiI6IjE1In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3NzM4NTE0IiwiVXJpU3RyaW5nIjoiaHR0cDovL3d3dy5uY2JpLm5sbS5uaWguZ292L3B1Ym1lZC8zNzczODUx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yOC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jkiLCJDb3VudCI6MSwiVGV4dFVuaXRzIjpbeyIkaWQiOiIzMCIsIkZvbnRTdHlsZSI6eyIkaWQiOiIzMSIsIlN1cGVyc2NyaXB0Ijp0cnVlfSwiUmVhZGluZ09yZGVyIjoxLCJUZXh0IjoiN+KAkzkifV19LCJUYWciOiJDaXRhdmlQbGFjZWhvbGRlciNkNGRhZWIxYi0wNTk3LTRlYmItYjJlMC1iMmI2MTE4MDdjYmMiLCJUZXh0IjoiN+KAkzkiLCJXQUlWZXJzaW9uIjoiNi4xMS4wLjAifQ==}</w:instrText>
          </w:r>
          <w:r w:rsidR="00F632E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7–9</w:t>
          </w:r>
          <w:r w:rsidR="00F632EA" w:rsidRPr="0077024F">
            <w:rPr>
              <w:rFonts w:ascii="Times New Roman" w:hAnsi="Times New Roman" w:cs="Times New Roman"/>
              <w:sz w:val="24"/>
              <w:szCs w:val="24"/>
              <w:lang w:val="en-US"/>
            </w:rPr>
            <w:fldChar w:fldCharType="end"/>
          </w:r>
        </w:sdtContent>
      </w:sdt>
      <w:r w:rsidR="005E349A" w:rsidRPr="0077024F">
        <w:rPr>
          <w:rFonts w:ascii="Times New Roman" w:hAnsi="Times New Roman" w:cs="Times New Roman"/>
          <w:sz w:val="24"/>
          <w:szCs w:val="24"/>
          <w:lang w:val="en-US"/>
        </w:rPr>
        <w:t>.</w:t>
      </w:r>
      <w:r w:rsidR="001208F3" w:rsidRPr="0077024F">
        <w:rPr>
          <w:rFonts w:ascii="Times New Roman" w:hAnsi="Times New Roman" w:cs="Times New Roman"/>
          <w:sz w:val="24"/>
          <w:szCs w:val="24"/>
          <w:lang w:val="en-US"/>
        </w:rPr>
        <w:t xml:space="preserve"> </w:t>
      </w:r>
      <w:r w:rsidR="00BA1C31" w:rsidRPr="0077024F">
        <w:rPr>
          <w:rFonts w:ascii="Times New Roman" w:hAnsi="Times New Roman" w:cs="Times New Roman"/>
          <w:sz w:val="24"/>
          <w:szCs w:val="24"/>
          <w:lang w:val="en-US"/>
        </w:rPr>
        <w:t xml:space="preserve">Several </w:t>
      </w:r>
      <w:r w:rsidR="001208F3" w:rsidRPr="0077024F">
        <w:rPr>
          <w:rFonts w:ascii="Times New Roman" w:hAnsi="Times New Roman" w:cs="Times New Roman"/>
          <w:sz w:val="24"/>
          <w:szCs w:val="24"/>
          <w:lang w:val="en-US"/>
        </w:rPr>
        <w:t>work</w:t>
      </w:r>
      <w:r w:rsidR="000478F5" w:rsidRPr="0077024F">
        <w:rPr>
          <w:rFonts w:ascii="Times New Roman" w:hAnsi="Times New Roman" w:cs="Times New Roman"/>
          <w:sz w:val="24"/>
          <w:szCs w:val="24"/>
          <w:lang w:val="en-US"/>
        </w:rPr>
        <w:t>s</w:t>
      </w:r>
      <w:r w:rsidR="001208F3" w:rsidRPr="0077024F">
        <w:rPr>
          <w:rFonts w:ascii="Times New Roman" w:hAnsi="Times New Roman" w:cs="Times New Roman"/>
          <w:sz w:val="24"/>
          <w:szCs w:val="24"/>
          <w:lang w:val="en-US"/>
        </w:rPr>
        <w:t xml:space="preserve"> </w:t>
      </w:r>
      <w:r w:rsidR="00BA1C31" w:rsidRPr="0077024F">
        <w:rPr>
          <w:rFonts w:ascii="Times New Roman" w:hAnsi="Times New Roman" w:cs="Times New Roman"/>
          <w:sz w:val="24"/>
          <w:szCs w:val="24"/>
          <w:lang w:val="en-US"/>
        </w:rPr>
        <w:t>sought to unravel</w:t>
      </w:r>
      <w:r w:rsidR="001208F3" w:rsidRPr="0077024F">
        <w:rPr>
          <w:rFonts w:ascii="Times New Roman" w:hAnsi="Times New Roman" w:cs="Times New Roman"/>
          <w:sz w:val="24"/>
          <w:szCs w:val="24"/>
          <w:lang w:val="en-US"/>
        </w:rPr>
        <w:t xml:space="preserve"> the </w:t>
      </w:r>
      <w:r w:rsidR="0073052F" w:rsidRPr="0077024F">
        <w:rPr>
          <w:rFonts w:ascii="Times New Roman" w:hAnsi="Times New Roman" w:cs="Times New Roman"/>
          <w:sz w:val="24"/>
          <w:szCs w:val="24"/>
          <w:lang w:val="en-US"/>
        </w:rPr>
        <w:t xml:space="preserve">potential </w:t>
      </w:r>
      <w:r w:rsidR="001208F3" w:rsidRPr="0077024F">
        <w:rPr>
          <w:rFonts w:ascii="Times New Roman" w:hAnsi="Times New Roman" w:cs="Times New Roman"/>
          <w:sz w:val="24"/>
          <w:szCs w:val="24"/>
          <w:lang w:val="en-US"/>
        </w:rPr>
        <w:t xml:space="preserve">mechanisms underlying </w:t>
      </w:r>
      <w:r w:rsidR="00AA062A" w:rsidRPr="0077024F">
        <w:rPr>
          <w:rFonts w:ascii="Times New Roman" w:hAnsi="Times New Roman" w:cs="Times New Roman"/>
          <w:sz w:val="24"/>
          <w:szCs w:val="24"/>
          <w:lang w:val="en-US"/>
        </w:rPr>
        <w:t>this advantage</w:t>
      </w:r>
      <w:r w:rsidR="00BF4D79" w:rsidRPr="0077024F">
        <w:rPr>
          <w:rFonts w:ascii="Times New Roman" w:hAnsi="Times New Roman" w:cs="Times New Roman"/>
          <w:sz w:val="24"/>
          <w:szCs w:val="24"/>
          <w:lang w:val="en-US"/>
        </w:rPr>
        <w:t>.</w:t>
      </w:r>
      <w:r w:rsidR="00711333" w:rsidRPr="0077024F">
        <w:rPr>
          <w:rFonts w:ascii="Times New Roman" w:hAnsi="Times New Roman" w:cs="Times New Roman"/>
          <w:sz w:val="24"/>
          <w:szCs w:val="24"/>
          <w:lang w:val="en-US"/>
        </w:rPr>
        <w:t xml:space="preserve"> </w:t>
      </w:r>
      <w:r w:rsidR="00183682" w:rsidRPr="0077024F">
        <w:rPr>
          <w:rFonts w:ascii="Times New Roman" w:hAnsi="Times New Roman" w:cs="Times New Roman"/>
          <w:sz w:val="24"/>
          <w:szCs w:val="24"/>
          <w:lang w:val="en-US"/>
        </w:rPr>
        <w:t xml:space="preserve">Based on the observation that emotions expressed by voices and by music share a similar acoustic code </w:t>
      </w:r>
      <w:sdt>
        <w:sdtPr>
          <w:rPr>
            <w:rFonts w:ascii="Times New Roman" w:hAnsi="Times New Roman" w:cs="Times New Roman"/>
            <w:sz w:val="24"/>
            <w:szCs w:val="24"/>
            <w:lang w:val="en-US"/>
          </w:rPr>
          <w:alias w:val="To edit, see citavi.com/edit"/>
          <w:tag w:val="CitaviPlaceholder#f811e0e7-a258-461a-9403-a7f91f93c3ab"/>
          <w:id w:val="1723320715"/>
          <w:placeholder>
            <w:docPart w:val="DefaultPlaceholder_-1854013440"/>
          </w:placeholder>
        </w:sdtPr>
        <w:sdtContent>
          <w:r w:rsidR="0018368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5YzAyNDE3LWQyNzUtNDk0NS1hZDgxLTMzY2IxZmEyZTgzYyIsIlJhbmdlTGVuZ3RoIjoxLCJSZWZlcmVuY2VJZCI6ImIwNDdlMWI5LTZkZTctNDI2Ni1iNDNhLWFkYjRhM2FmMjQ5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yOTU2NTQzIiwiVXJpU3RyaW5nIjoiaHR0cDovL3d3dy5uY2JpLm5sbS5uaWguZ292L3B1Ym1lZC8xMjk1NjU0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VjMDU2NjQ1LThmZjYtNDEyYi04NTcyLTRiZjNmODdiMWUwZCIsIk1vZGlmaWVkT24iOiIyMDE5LTAyLTIxVDEyOjUwOjU0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zNy8wMDMzLTI5MDkuMTI5LjUuNzcwIiwiVXJpU3RyaW5nIjoiaHR0cHM6Ly9kb2kub3JnLzEwLjEwMzcvMDAzMy0yOTA5LjEyOS41Ljc3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MyJ9XX0sIlRhZyI6IkNpdGF2aVBsYWNlaG9sZGVyI2Y4MTFlMGU3LWEyNTgtNDYxYS05NDAzLWE3ZjkxZjkzYzNhYiIsIlRleHQiOiIzIiwiV0FJVmVyc2lvbiI6IjYuMTEuMC4wIn0=}</w:instrText>
          </w:r>
          <w:r w:rsidR="0018368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w:t>
          </w:r>
          <w:r w:rsidR="00183682" w:rsidRPr="0077024F">
            <w:rPr>
              <w:rFonts w:ascii="Times New Roman" w:hAnsi="Times New Roman" w:cs="Times New Roman"/>
              <w:sz w:val="24"/>
              <w:szCs w:val="24"/>
              <w:lang w:val="en-US"/>
            </w:rPr>
            <w:fldChar w:fldCharType="end"/>
          </w:r>
        </w:sdtContent>
      </w:sdt>
      <w:r w:rsidR="00183682" w:rsidRPr="0077024F">
        <w:rPr>
          <w:rFonts w:ascii="Times New Roman" w:hAnsi="Times New Roman" w:cs="Times New Roman"/>
          <w:sz w:val="24"/>
          <w:szCs w:val="24"/>
          <w:lang w:val="en-US"/>
        </w:rPr>
        <w:t>, early theoretical frameworks</w:t>
      </w:r>
      <w:r w:rsidR="00F34BD8" w:rsidRPr="0077024F">
        <w:rPr>
          <w:rFonts w:ascii="Times New Roman" w:hAnsi="Times New Roman" w:cs="Times New Roman"/>
          <w:sz w:val="24"/>
          <w:szCs w:val="24"/>
          <w:lang w:val="en-US"/>
        </w:rPr>
        <w:t xml:space="preserve"> like the OPERA hypothesis</w:t>
      </w:r>
      <w:r w:rsidR="00183682"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77c251a-64f5-479e-bac7-c782fe699164"/>
          <w:id w:val="-406851791"/>
          <w:placeholder>
            <w:docPart w:val="DefaultPlaceholder_-1854013440"/>
          </w:placeholder>
        </w:sdtPr>
        <w:sdtContent>
          <w:r w:rsidR="0018368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OTAzY2UyLWE0MDItNGI3NC05MmNmLTczM2ZkM2JiMTA0OSIsIlJhbmdlTGVuZ3RoIjoyLCJSZWZlcmVuY2VJZCI6IjkxZjNkYzE0LTAzODQtNDQ2Ni1hYmYzLTA3MjQ2MTkxYjAz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jE3NDc3NzMiLCJVcmlTdHJpbmciOiJodHRwOi8vd3d3Lm5jYmkubmxtLm5paC5nb3YvcHVibWVkLzIxNzQ3Nzc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GQ5MmYxMDItN2Q2OS00YTM0LWJhM2EtMDgxZTc3MDkxNjg4IiwiTW9kaWZpZWRPbiI6IjIwMTktMDItMjFUMTI6NTA6NTQ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MzODkvZnBzeWcuMjAxMS4wMDE0MiIsIlVyaVN0cmluZyI6Imh0dHBzOi8vZG9pLm9yZy8xMC4zMzg5L2Zwc3lnLjIwMTEuMDAxND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TgwOWY3MDUtMDZkNC00ODhiLWExYTgtMzJhMDgzMWRjNDYx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zMTI4MjQ0IiwiVXJpU3RyaW5nIjoiaHR0cHM6Ly93d3cubmNiaS5ubG0ubmloLmdvdi9wbWMvYXJ0aWNsZXMvUE1DMzEyODI0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}</w:instrText>
          </w:r>
          <w:r w:rsidR="0018368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10</w:t>
          </w:r>
          <w:r w:rsidR="00183682" w:rsidRPr="0077024F">
            <w:rPr>
              <w:rFonts w:ascii="Times New Roman" w:hAnsi="Times New Roman" w:cs="Times New Roman"/>
              <w:sz w:val="24"/>
              <w:szCs w:val="24"/>
              <w:lang w:val="en-US"/>
            </w:rPr>
            <w:fldChar w:fldCharType="end"/>
          </w:r>
        </w:sdtContent>
      </w:sdt>
      <w:r w:rsidR="00183682" w:rsidRPr="0077024F">
        <w:rPr>
          <w:rFonts w:ascii="Times New Roman" w:hAnsi="Times New Roman" w:cs="Times New Roman"/>
          <w:sz w:val="24"/>
          <w:szCs w:val="24"/>
          <w:lang w:val="en-US"/>
        </w:rPr>
        <w:t xml:space="preserve"> proposed a causal effect of musical training on voice perception skills</w:t>
      </w:r>
      <w:r w:rsidR="00780793" w:rsidRPr="0077024F">
        <w:rPr>
          <w:rFonts w:ascii="Times New Roman" w:hAnsi="Times New Roman" w:cs="Times New Roman"/>
          <w:sz w:val="24"/>
          <w:szCs w:val="24"/>
          <w:lang w:val="en-US"/>
        </w:rPr>
        <w:t xml:space="preserve">, </w:t>
      </w:r>
      <w:r w:rsidR="00F34BD8" w:rsidRPr="0077024F">
        <w:rPr>
          <w:rFonts w:ascii="Times New Roman" w:hAnsi="Times New Roman" w:cs="Times New Roman"/>
          <w:sz w:val="24"/>
          <w:szCs w:val="24"/>
          <w:lang w:val="en-US"/>
        </w:rPr>
        <w:t>if specific conditions are met</w:t>
      </w:r>
      <w:r w:rsidR="003346A7" w:rsidRPr="0077024F">
        <w:rPr>
          <w:rFonts w:ascii="Times New Roman" w:hAnsi="Times New Roman" w:cs="Times New Roman"/>
          <w:sz w:val="24"/>
          <w:szCs w:val="24"/>
          <w:lang w:val="en-US"/>
        </w:rPr>
        <w:t>:</w:t>
      </w:r>
      <w:r w:rsidR="00F34BD8" w:rsidRPr="0077024F">
        <w:rPr>
          <w:rFonts w:ascii="Times New Roman" w:hAnsi="Times New Roman" w:cs="Times New Roman"/>
          <w:sz w:val="24"/>
          <w:szCs w:val="24"/>
          <w:lang w:val="en-US"/>
        </w:rPr>
        <w:t xml:space="preserve"> an </w:t>
      </w:r>
      <w:r w:rsidR="00F34BD8" w:rsidRPr="0077024F">
        <w:rPr>
          <w:rFonts w:ascii="Times New Roman" w:hAnsi="Times New Roman" w:cs="Times New Roman"/>
          <w:b/>
          <w:sz w:val="24"/>
          <w:szCs w:val="24"/>
          <w:lang w:val="en-US"/>
        </w:rPr>
        <w:t>o</w:t>
      </w:r>
      <w:r w:rsidR="00F34BD8" w:rsidRPr="0077024F">
        <w:rPr>
          <w:rFonts w:ascii="Times New Roman" w:hAnsi="Times New Roman" w:cs="Times New Roman"/>
          <w:sz w:val="24"/>
          <w:szCs w:val="24"/>
          <w:lang w:val="en-US"/>
        </w:rPr>
        <w:t xml:space="preserve">verlap in the neural circuits, </w:t>
      </w:r>
      <w:r w:rsidR="00F34BD8" w:rsidRPr="0077024F">
        <w:rPr>
          <w:rFonts w:ascii="Times New Roman" w:hAnsi="Times New Roman" w:cs="Times New Roman"/>
          <w:b/>
          <w:sz w:val="24"/>
          <w:szCs w:val="24"/>
          <w:lang w:val="en-US"/>
        </w:rPr>
        <w:t>p</w:t>
      </w:r>
      <w:r w:rsidR="00F34BD8" w:rsidRPr="0077024F">
        <w:rPr>
          <w:rFonts w:ascii="Times New Roman" w:hAnsi="Times New Roman" w:cs="Times New Roman"/>
          <w:sz w:val="24"/>
          <w:szCs w:val="24"/>
          <w:lang w:val="en-US"/>
        </w:rPr>
        <w:t xml:space="preserve">recision in auditory-motor demands, as well as involvement of </w:t>
      </w:r>
      <w:r w:rsidR="00F34BD8" w:rsidRPr="0077024F">
        <w:rPr>
          <w:rFonts w:ascii="Times New Roman" w:hAnsi="Times New Roman" w:cs="Times New Roman"/>
          <w:b/>
          <w:sz w:val="24"/>
          <w:szCs w:val="24"/>
          <w:lang w:val="en-US"/>
        </w:rPr>
        <w:t>e</w:t>
      </w:r>
      <w:r w:rsidR="00F34BD8" w:rsidRPr="0077024F">
        <w:rPr>
          <w:rFonts w:ascii="Times New Roman" w:hAnsi="Times New Roman" w:cs="Times New Roman"/>
          <w:sz w:val="24"/>
          <w:szCs w:val="24"/>
          <w:lang w:val="en-US"/>
        </w:rPr>
        <w:t xml:space="preserve">motion, </w:t>
      </w:r>
      <w:r w:rsidR="00F34BD8" w:rsidRPr="0077024F">
        <w:rPr>
          <w:rFonts w:ascii="Times New Roman" w:hAnsi="Times New Roman" w:cs="Times New Roman"/>
          <w:b/>
          <w:sz w:val="24"/>
          <w:szCs w:val="24"/>
          <w:lang w:val="en-US"/>
        </w:rPr>
        <w:t>r</w:t>
      </w:r>
      <w:r w:rsidR="00F34BD8" w:rsidRPr="0077024F">
        <w:rPr>
          <w:rFonts w:ascii="Times New Roman" w:hAnsi="Times New Roman" w:cs="Times New Roman"/>
          <w:sz w:val="24"/>
          <w:szCs w:val="24"/>
          <w:lang w:val="en-US"/>
        </w:rPr>
        <w:t xml:space="preserve">epetition and </w:t>
      </w:r>
      <w:r w:rsidR="00F34BD8" w:rsidRPr="0077024F">
        <w:rPr>
          <w:rFonts w:ascii="Times New Roman" w:hAnsi="Times New Roman" w:cs="Times New Roman"/>
          <w:b/>
          <w:sz w:val="24"/>
          <w:szCs w:val="24"/>
          <w:lang w:val="en-US"/>
        </w:rPr>
        <w:t>a</w:t>
      </w:r>
      <w:r w:rsidR="00F34BD8" w:rsidRPr="0077024F">
        <w:rPr>
          <w:rFonts w:ascii="Times New Roman" w:hAnsi="Times New Roman" w:cs="Times New Roman"/>
          <w:sz w:val="24"/>
          <w:szCs w:val="24"/>
          <w:lang w:val="en-US"/>
        </w:rPr>
        <w:t>ttention in the musical activity. However,</w:t>
      </w:r>
      <w:r w:rsidR="005E7D4D" w:rsidRPr="0077024F">
        <w:rPr>
          <w:rFonts w:ascii="Times New Roman" w:hAnsi="Times New Roman" w:cs="Times New Roman"/>
          <w:sz w:val="24"/>
          <w:szCs w:val="24"/>
          <w:lang w:val="en-US"/>
        </w:rPr>
        <w:t xml:space="preserve"> for vocal emotion recognition,</w:t>
      </w:r>
      <w:r w:rsidR="00F34BD8" w:rsidRPr="0077024F">
        <w:rPr>
          <w:rFonts w:ascii="Times New Roman" w:hAnsi="Times New Roman" w:cs="Times New Roman"/>
          <w:sz w:val="24"/>
          <w:szCs w:val="24"/>
          <w:lang w:val="en-US"/>
        </w:rPr>
        <w:t xml:space="preserve"> the OPERA hypothesis has not stood up to </w:t>
      </w:r>
      <w:r w:rsidR="005E7D4D" w:rsidRPr="0077024F">
        <w:rPr>
          <w:rFonts w:ascii="Times New Roman" w:hAnsi="Times New Roman" w:cs="Times New Roman"/>
          <w:sz w:val="24"/>
          <w:szCs w:val="24"/>
          <w:lang w:val="en-US"/>
        </w:rPr>
        <w:t>rigorous</w:t>
      </w:r>
      <w:r w:rsidR="00F34BD8" w:rsidRPr="0077024F">
        <w:rPr>
          <w:rFonts w:ascii="Times New Roman" w:hAnsi="Times New Roman" w:cs="Times New Roman"/>
          <w:sz w:val="24"/>
          <w:szCs w:val="24"/>
          <w:lang w:val="en-US"/>
        </w:rPr>
        <w:t xml:space="preserve"> empirical examination </w:t>
      </w:r>
      <w:sdt>
        <w:sdtPr>
          <w:rPr>
            <w:rFonts w:ascii="Times New Roman" w:hAnsi="Times New Roman" w:cs="Times New Roman"/>
            <w:sz w:val="24"/>
            <w:szCs w:val="24"/>
            <w:lang w:val="en-US"/>
          </w:rPr>
          <w:alias w:val="To edit, see citavi.com/edit"/>
          <w:tag w:val="CitaviPlaceholder#5b3dfbb1-355c-4bb5-a594-8a701357256b"/>
          <w:id w:val="-1084138684"/>
          <w:placeholder>
            <w:docPart w:val="DefaultPlaceholder_-1854013440"/>
          </w:placeholder>
        </w:sdtPr>
        <w:sdtContent>
          <w:r w:rsidR="005E7D4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jk4YTlkLTBhYWItNDI0NC04NmVjLWJlYTdkODU5MTk2NC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MxNzUwNzIzIiwiVXJpU3RyaW5nIjoiaHR0cDovL3d3dy5uY2JpLm5sbS5uaWguZ292L3B1Ym1lZC8zMTc1MDcyMy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OS0xN1QwOToxNTo1NyIsIk1vZGlmaWVkQnkiOiJfQ2hyaXN0aW5lIE51c3NiYXVtIiwiSWQiOiJmZjFhYWRlZS1mZDg2LTRjYmQtOWRmZS05NTQzZTdhMTQwODgiLCJNb2RpZmllZE9uIjoiMjAyNS0wOS0xN1QwOToxNTo1NyIsIlByb2plY3QiOnsiJHJlZiI6IjU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cveGxtMDAwMDc5OCIsIlVyaVN0cmluZyI6Imh0dHBzOi8vZG9pLm9yZy8xMC4xMDM3L3hsbTAwMDA3OTg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}</w:instrText>
          </w:r>
          <w:r w:rsidR="005E7D4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9, 11</w:t>
          </w:r>
          <w:r w:rsidR="005E7D4D" w:rsidRPr="0077024F">
            <w:rPr>
              <w:rFonts w:ascii="Times New Roman" w:hAnsi="Times New Roman" w:cs="Times New Roman"/>
              <w:sz w:val="24"/>
              <w:szCs w:val="24"/>
              <w:lang w:val="en-US"/>
            </w:rPr>
            <w:fldChar w:fldCharType="end"/>
          </w:r>
        </w:sdtContent>
      </w:sdt>
      <w:r w:rsidR="005E7D4D" w:rsidRPr="0077024F">
        <w:rPr>
          <w:rFonts w:ascii="Times New Roman" w:hAnsi="Times New Roman" w:cs="Times New Roman"/>
          <w:sz w:val="24"/>
          <w:szCs w:val="24"/>
          <w:lang w:val="en-US"/>
        </w:rPr>
        <w:t xml:space="preserve">. Instead, evidence collectively points to the role of </w:t>
      </w:r>
      <w:r w:rsidR="005E7D4D" w:rsidRPr="0077024F">
        <w:rPr>
          <w:rFonts w:ascii="Times New Roman" w:hAnsi="Times New Roman" w:cs="Times New Roman"/>
          <w:bCs/>
          <w:i/>
          <w:iCs/>
          <w:sz w:val="24"/>
          <w:szCs w:val="24"/>
          <w:lang w:val="en-US"/>
        </w:rPr>
        <w:t xml:space="preserve">auditory sensitivity, </w:t>
      </w:r>
      <w:r w:rsidR="005E7D4D" w:rsidRPr="0077024F">
        <w:rPr>
          <w:rFonts w:ascii="Times New Roman" w:hAnsi="Times New Roman" w:cs="Times New Roman"/>
          <w:bCs/>
          <w:iCs/>
          <w:sz w:val="24"/>
          <w:szCs w:val="24"/>
          <w:lang w:val="en-US"/>
        </w:rPr>
        <w:t>which</w:t>
      </w:r>
      <w:r w:rsidR="005E7D4D" w:rsidRPr="0077024F">
        <w:rPr>
          <w:rFonts w:ascii="Times New Roman" w:hAnsi="Times New Roman" w:cs="Times New Roman"/>
          <w:sz w:val="24"/>
          <w:szCs w:val="24"/>
          <w:lang w:val="en-US"/>
        </w:rPr>
        <w:t xml:space="preserve"> does not seem to be causally linked to formal musical training. </w:t>
      </w:r>
      <w:r w:rsidR="00BF4D79" w:rsidRPr="0077024F">
        <w:rPr>
          <w:rFonts w:ascii="Times New Roman" w:hAnsi="Times New Roman" w:cs="Times New Roman"/>
          <w:sz w:val="24"/>
          <w:szCs w:val="24"/>
          <w:lang w:val="en-US"/>
        </w:rPr>
        <w:t>Compared to non-musicians, m</w:t>
      </w:r>
      <w:r w:rsidR="00A50C7F" w:rsidRPr="0077024F">
        <w:rPr>
          <w:rFonts w:ascii="Times New Roman" w:hAnsi="Times New Roman" w:cs="Times New Roman"/>
          <w:sz w:val="24"/>
          <w:szCs w:val="24"/>
          <w:lang w:val="en-US"/>
        </w:rPr>
        <w:t>usicians have</w:t>
      </w:r>
      <w:r w:rsidR="002224D9" w:rsidRPr="0077024F">
        <w:rPr>
          <w:rFonts w:ascii="Times New Roman" w:hAnsi="Times New Roman" w:cs="Times New Roman"/>
          <w:sz w:val="24"/>
          <w:szCs w:val="24"/>
          <w:lang w:val="en-US"/>
        </w:rPr>
        <w:t xml:space="preserve"> on average</w:t>
      </w:r>
      <w:r w:rsidR="00A50C7F" w:rsidRPr="0077024F">
        <w:rPr>
          <w:rFonts w:ascii="Times New Roman" w:hAnsi="Times New Roman" w:cs="Times New Roman"/>
          <w:sz w:val="24"/>
          <w:szCs w:val="24"/>
          <w:lang w:val="en-US"/>
        </w:rPr>
        <w:t xml:space="preserve"> more fine-grained basic auditory </w:t>
      </w:r>
      <w:r w:rsidR="003C0E94" w:rsidRPr="0077024F">
        <w:rPr>
          <w:rFonts w:ascii="Times New Roman" w:hAnsi="Times New Roman" w:cs="Times New Roman"/>
          <w:sz w:val="24"/>
          <w:szCs w:val="24"/>
          <w:lang w:val="en-US"/>
        </w:rPr>
        <w:t>skills</w:t>
      </w:r>
      <w:r w:rsidR="00A50C7F" w:rsidRPr="0077024F">
        <w:rPr>
          <w:rFonts w:ascii="Times New Roman" w:hAnsi="Times New Roman" w:cs="Times New Roman"/>
          <w:sz w:val="24"/>
          <w:szCs w:val="24"/>
          <w:lang w:val="en-US"/>
        </w:rPr>
        <w:t>,</w:t>
      </w:r>
      <w:r w:rsidR="003C0E94" w:rsidRPr="0077024F">
        <w:rPr>
          <w:rFonts w:ascii="Times New Roman" w:hAnsi="Times New Roman" w:cs="Times New Roman"/>
          <w:sz w:val="24"/>
          <w:szCs w:val="24"/>
          <w:lang w:val="en-US"/>
        </w:rPr>
        <w:t xml:space="preserve"> such as pitch and rhythm perception, musical memory, or signal-in-noise discrimination  </w:t>
      </w:r>
      <w:sdt>
        <w:sdtPr>
          <w:rPr>
            <w:rFonts w:ascii="Times New Roman" w:hAnsi="Times New Roman" w:cs="Times New Roman"/>
            <w:sz w:val="24"/>
            <w:szCs w:val="24"/>
            <w:lang w:val="en-US"/>
          </w:rPr>
          <w:alias w:val="To edit, see citavi.com/edit"/>
          <w:tag w:val="CitaviPlaceholder#2c42b44c-3c50-4efa-9d19-fe61bc6d12f8"/>
          <w:id w:val="-1574422855"/>
          <w:placeholder>
            <w:docPart w:val="DefaultPlaceholder_-1854013440"/>
          </w:placeholder>
        </w:sdtPr>
        <w:sdtContent>
          <w:r w:rsidR="003C0E9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ZGY2NjE4LTZmMDctNDk5Zi04ODk1LTZkYTQxM2M5MzAxYiIsIlJhbmdlTGVuZ3RoIjoyLCJSZWZlcmVuY2VJZCI6IjFkNTk5YWFhLTJmMWItNDYzNC04NTZiLTIxMWJiZjQ2OWFm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w61zc2EiLCJMYXN0TmFtZSI6IkJhbGTDqSIsIk1pZGRsZU5hbWUiOiJNLiIsIlByb3RlY3RlZCI6ZmFsc2UsIlNleCI6MCwiQ3JlYXRlZEJ5IjoiX0NocmlzdGluZSBOdXNzYmF1bSIsIkNyZWF0ZWRPbiI6IjIwMjUtMDMtMThUMTM6MzU6MzAiLCJNb2RpZmllZEJ5IjoiX0NocmlzdGluZSBOdXNzYmF1bSIsIklkIjoiZTU3NjliMjYtMGMwNy00YzNiLTkyZDItOTQ4YmViNTRiNTU4IiwiTW9kaWZpZWRPbiI6IjIwMjUtMDMtMThUMTM6MzU6MzAiLCJQcm9qZWN0Ijp7IiRpZCI6IjUiLCIkdHlwZSI6IlN3aXNzQWNhZGVtaWMuQ2l0YXZpLlByb2plY3QsIFN3aXNzQWNhZGVtaWMuQ2l0YXZpIn19LHsiJGlkIjoiNi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Ny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V0sIkJpYlRlWEtleSI6IkJhbGRlXzIwMjUiLCJDaXRhdGlvbktleVVwZGF0ZVR5cGUiOjAsIkNvbGxhYm9yYXRvcnMiOltdLCJEYXRlMiI6IjAzLjAzLjIwMjUiLCJEb2kiOiIxMC4xMDM3L3hocDAwMDEzMTI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zcveGhwMDAwMTMxMiIsIlVyaVN0cmluZyI6Imh0dHBzOi8vZG9pLm9yZy8xMC4xMDM3L3hocDAwMDEz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MzU6MzAiLCJNb2RpZmllZEJ5IjoiX0NocmlzdGluZSBOdXNzYmF1bSIsIklkIjoiNWExOGJhYjctN2FlMC00ZDBjLTg4ZGItMzBiZTU2M2M4ZDEzIiwiTW9kaWZpZWRPbiI6IjIwMjUtMDMtMThUMTM6MzU6MzA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0MDAyOTI4OCIsIlVyaVN0cmluZyI6Imh0dHA6Ly93d3cubmNiaS5ubG0ubmloLmdvdi9wdWJtZWQvNDAwMjkyOD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MTAuMTAzOC9ucm4yODgyIiwiVXJpU3RyaW5nIjoiaHR0cHM6Ly9kb2kub3JnLzEwLjEwMzgvbnJuMjg4M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}</w:instrText>
          </w:r>
          <w:r w:rsidR="003C0E9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12, 13</w:t>
          </w:r>
          <w:r w:rsidR="003C0E94" w:rsidRPr="0077024F">
            <w:rPr>
              <w:rFonts w:ascii="Times New Roman" w:hAnsi="Times New Roman" w:cs="Times New Roman"/>
              <w:sz w:val="24"/>
              <w:szCs w:val="24"/>
              <w:lang w:val="en-US"/>
            </w:rPr>
            <w:fldChar w:fldCharType="end"/>
          </w:r>
        </w:sdtContent>
      </w:sdt>
      <w:r w:rsidR="00B67784" w:rsidRPr="0077024F">
        <w:rPr>
          <w:rFonts w:ascii="Times New Roman" w:hAnsi="Times New Roman" w:cs="Times New Roman"/>
          <w:sz w:val="24"/>
          <w:szCs w:val="24"/>
          <w:lang w:val="en-US"/>
        </w:rPr>
        <w:t>, which aids vocal emotion recognition. Importantly,</w:t>
      </w:r>
      <w:r w:rsidR="005E7D4D" w:rsidRPr="0077024F">
        <w:rPr>
          <w:rFonts w:ascii="Times New Roman" w:hAnsi="Times New Roman" w:cs="Times New Roman"/>
          <w:sz w:val="24"/>
          <w:szCs w:val="24"/>
          <w:lang w:val="en-US"/>
        </w:rPr>
        <w:t xml:space="preserve"> this</w:t>
      </w:r>
      <w:r w:rsidR="00B67784" w:rsidRPr="0077024F">
        <w:rPr>
          <w:rFonts w:ascii="Times New Roman" w:hAnsi="Times New Roman" w:cs="Times New Roman"/>
          <w:sz w:val="24"/>
          <w:szCs w:val="24"/>
          <w:lang w:val="en-US"/>
        </w:rPr>
        <w:t xml:space="preserve"> association between auditory perception and vocal emotion recognition was observed even in the absence of any formal musical training </w:t>
      </w:r>
      <w:sdt>
        <w:sdtPr>
          <w:rPr>
            <w:rFonts w:ascii="Times New Roman" w:hAnsi="Times New Roman" w:cs="Times New Roman"/>
            <w:sz w:val="24"/>
            <w:szCs w:val="24"/>
            <w:lang w:val="en-US"/>
          </w:rPr>
          <w:alias w:val="To edit, see citavi.com/edit"/>
          <w:tag w:val="CitaviPlaceholder#e1c525c5-0005-4c79-af13-d50e3927dcf5"/>
          <w:id w:val="-872309369"/>
          <w:placeholder>
            <w:docPart w:val="BE158818B1434DBD989D9E4A7A9C51C5"/>
          </w:placeholder>
        </w:sdtPr>
        <w:sdtContent>
          <w:r w:rsidR="00B6778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N2ZiYzEzLTJmZGUtNDExMy1hMGJhLWZhZTQyNTYyZjViM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0seyIkaWQiOiIxNSIsIiR0eXBlIjoiU3dpc3NBY2FkZW1pYy5DaXRhdmkuQ2l0YXRpb25zLldvcmRQbGFjZWhvbGRlckVudHJ5LCBTd2lzc0FjYWRlbWljLkNpdGF2aSIsIklkIjoiZGIwNzZkY2QtYTU3Ni00ZjU5LWIzMTAtODFlMmI5NWEyOTkwIiwiUmFuZ2VTdGFydCI6MiwiUmVmZXJlbmNlSWQiOiJmM2QzMDQ0NC1iZDA5LTRjNjItOGNmZC0zMWMwOTBiZWFiZDkiLCJSZWZlcmVuY2UiOnsiJGlkIjoiMTYiLCIkdHlwZSI6IlN3aXNzQWNhZGVtaWMuQ2l0YXZpLlJlZmVyZW5jZSwgU3dpc3NBY2FkZW1pYy5DaXRhdmkiLCJBYnN0cmFjdENvbXBsZXhpdHkiOjAsIkFic3RyYWN0U291cmNlVGV4dEZvcm1hdCI6MCwiQXV0aG9ycyI6W3siJGlkIjoiMT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MjE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0seyIkaWQiOiIyMi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XSwiQmliVGVYS2V5IjoiQ29ycmVpYV8yMDIyIiwiQ2l0YXRpb25LZXlVcGRhdGVUeXBlIjowLCJDb2xsYWJvcmF0b3JzIjpbXSwiQ292ZXJQYXRoIjp7IiRpZCI6IjIzIiwiJHR5cGUiOiJTd2lzc0FjYWRlbWljLkNpdGF2aS5MaW5rZWRSZXNvdXJjZSwgU3dpc3NBY2FkZW1pYy5DaXRhdmkiLCJMaW5rZWRSZXNvdXJjZVR5cGUiOjIsIk9yaWdpbmFsU3RyaW5nIjoiQzpcXFVzZXJzXFxjaHJpc1xcQXBwRGF0YVxcTG9jYWxcXFRlbXBcXHEzYmdvYzFnLmpwZyIsIlVyaVN0cmluZyI6ImYzZDMwNDQ0LWJkMDktNGM2Mi04Y2ZkLTMxYzA5MGJlYWJkOS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cuMDcuMjAyMCIsIkRvaSI6IjEwLjEwMzcvZW1vMDAwMDc3M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zMjcxODE3MiIsIlVyaVN0cmluZyI6Imh0dHA6Ly93d3cubmNiaS5ubG0ubmloLmdvdi9wdWJtZWQvMzI3MTgxNzIiLCJMaW5rZWRSZXNvdXJjZVN0YXR1cyI6OCwiUHJvcGVydGllcyI6eyIkaWQiOiIy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DgtMTNUMTg6MjE6NDkiLCJNb2RpZmllZEJ5IjoiX0NocmlzdGluZSBOdXNzYmF1bSIsIklkIjoiY2UzMDVkMDktYzYwZS00NGRlLTg1YzYtMmU1M2U5MDRhODlkIiwiTW9kaWZpZWRPbiI6IjIwMjItMDgtMTNUMTg6MjE6NDkiLCJQcm9qZWN0Ijp7IiRyZWYiOiI1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3L2VtbzAwMDA3NzAiLCJVcmlTdHJpbmciOiJodHRwczovL2RvaS5vcmcvMTAuMTAzNy9lbW8wMDAwNzcw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xMC4xMDM4L3M0MTU5OC0wMjQtNjY4ODkteSIsIlVyaVN0cmluZyI6Imh0dHBzOi8vZG9pLm9yZy8xMC4xMDM4L3M0MTU5OC0wMjQtNjY4ODkte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NTMiLCIkdHlwZSI6IlN3aXNzQWNhZGVtaWMuQ2l0YXZpLlBlcnNvbiwgU3dpc3NBY2FkZW1pYy5DaXRhdmkiLCJGaXJzdE5hbWUiOiJKYXNvbiIsIkxhc3ROYW1lIjoiV2FycmVuIiwiTWlkZGxlTmFtZSI6IkQuIiwiUHJvdGVjdGVkIjpmYWxzZSwiU2V4IjoyLCJDcmVhdGVkQnkiOiJfQ2hyaXN0aW5lIiwiQ3JlYXRlZE9uIjoiMjAyMC0wMy0xOVQxMzo0OToxNiIsIk1vZGlmaWVkQnkiOiJfQ2hyaXN0aW5lIiwiSWQiOiJlYjc1ZTVlMi0yYTQ3LTQwZTUtOGE0YS05MWZjZDlmYTZkOWMiLCJNb2RpZmllZE9uIjoiMjAyMC0wMy0xOVQxMzo0OToxOSIsIlByb2plY3QiOnsiJHJlZiI6IjUifX0seyIkaWQiOiI1N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}</w:instrText>
          </w:r>
          <w:r w:rsidR="00B6778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rPr>
            <w:t>14–18</w:t>
          </w:r>
          <w:r w:rsidR="00B67784" w:rsidRPr="0077024F">
            <w:rPr>
              <w:rFonts w:ascii="Times New Roman" w:hAnsi="Times New Roman" w:cs="Times New Roman"/>
              <w:sz w:val="24"/>
              <w:szCs w:val="24"/>
              <w:lang w:val="en-US"/>
            </w:rPr>
            <w:fldChar w:fldCharType="end"/>
          </w:r>
        </w:sdtContent>
      </w:sdt>
      <w:r w:rsidR="00B67784" w:rsidRPr="0077024F">
        <w:rPr>
          <w:rFonts w:ascii="Times New Roman" w:hAnsi="Times New Roman" w:cs="Times New Roman"/>
          <w:sz w:val="24"/>
          <w:szCs w:val="24"/>
        </w:rPr>
        <w:t>. Further,</w:t>
      </w:r>
      <w:ins w:id="13" w:author="Christine Nussbaum" w:date="2025-10-15T15:51:00Z">
        <w:r w:rsidR="00630068" w:rsidRPr="0077024F">
          <w:rPr>
            <w:rFonts w:ascii="Times New Roman" w:hAnsi="Times New Roman" w:cs="Times New Roman"/>
            <w:sz w:val="24"/>
            <w:szCs w:val="24"/>
          </w:rPr>
          <w:t xml:space="preserve"> Correia </w:t>
        </w:r>
      </w:ins>
      <w:ins w:id="14" w:author="Christine Nussbaum" w:date="2025-10-15T16:00:00Z">
        <w:r w:rsidR="00355248" w:rsidRPr="0077024F">
          <w:rPr>
            <w:rFonts w:ascii="Times New Roman" w:hAnsi="Times New Roman" w:cs="Times New Roman"/>
            <w:sz w:val="24"/>
            <w:szCs w:val="24"/>
          </w:rPr>
          <w:t>et al. 2022</w:t>
        </w:r>
      </w:ins>
      <w:sdt>
        <w:sdtPr>
          <w:rPr>
            <w:rFonts w:ascii="Times New Roman" w:hAnsi="Times New Roman" w:cs="Times New Roman"/>
            <w:sz w:val="24"/>
            <w:szCs w:val="24"/>
          </w:rPr>
          <w:alias w:val="To edit, see citavi.com/edit"/>
          <w:tag w:val="CitaviPlaceholder#421adf2a-231a-4627-8622-f1440e48108c"/>
          <w:id w:val="-1860810808"/>
          <w:placeholder>
            <w:docPart w:val="DefaultPlaceholder_-1854013440"/>
          </w:placeholder>
        </w:sdtPr>
        <w:sdtContent>
          <w:r w:rsidR="00A37E29" w:rsidRPr="0077024F">
            <w:rPr>
              <w:rFonts w:ascii="Times New Roman" w:hAnsi="Times New Roman" w:cs="Times New Roman"/>
              <w:sz w:val="24"/>
              <w:szCs w:val="24"/>
            </w:rPr>
            <w:fldChar w:fldCharType="begin"/>
          </w:r>
          <w:r w:rsidR="00AB6510" w:rsidRPr="0077024F">
            <w:rPr>
              <w:rFonts w:ascii="Times New Roman" w:hAnsi="Times New Roman" w:cs="Times New Roman"/>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MzlmOTY2LTQ4ZDgtNDc4OC05M2UyLTgzZTNkODE4NmU0ZC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w:instrText>
          </w:r>
          <w:r w:rsidR="00AB6510" w:rsidRPr="0077024F">
            <w:rPr>
              <w:rFonts w:ascii="Times New Roman" w:hAnsi="Times New Roman" w:cs="Times New Roman"/>
              <w:sz w:val="24"/>
              <w:szCs w:val="24"/>
              <w:lang w:val="en-US"/>
            </w:rPr>
            <w:instrText>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1dLCJGb3JtYXR0ZWRUZXh0Ijp7IiRpZCI6IjIwIiwiQ291bnQiOjEsIlRleHRVbml0cyI6W3siJGlkIjoiMjEiLCJGb250U3R5bGUiOnsiJGlkIjoiMjIiLCJTdXBlcnNjcmlwdCI6dHJ1ZX0sIlJlYWRpbmdPcmRlciI6MSwiVGV4dCI6IjE1In1dfSwiVGFnIjoiQ2l0YXZpUGxhY2Vob2xkZXIjNDIxYWRmMmEtMjMxYS00NjI3LTg2MjItZjE0NDBlNDgxMDhjIiwiVGV4dCI6IjE1IiwiV0FJVmVyc2lvbiI6IjYuMTEuMC4wIn0=}</w:instrText>
          </w:r>
          <w:r w:rsidR="00A37E29" w:rsidRPr="0077024F">
            <w:rPr>
              <w:rFonts w:ascii="Times New Roman" w:hAnsi="Times New Roman" w:cs="Times New Roman"/>
              <w:sz w:val="24"/>
              <w:szCs w:val="24"/>
            </w:rPr>
            <w:fldChar w:fldCharType="separate"/>
          </w:r>
          <w:r w:rsidR="00A37E29" w:rsidRPr="0077024F">
            <w:rPr>
              <w:rFonts w:ascii="Times New Roman" w:hAnsi="Times New Roman" w:cs="Times New Roman"/>
              <w:sz w:val="24"/>
              <w:szCs w:val="24"/>
              <w:vertAlign w:val="superscript"/>
              <w:lang w:val="en-US"/>
            </w:rPr>
            <w:t>15</w:t>
          </w:r>
          <w:r w:rsidR="00A37E29" w:rsidRPr="0077024F">
            <w:rPr>
              <w:rFonts w:ascii="Times New Roman" w:hAnsi="Times New Roman" w:cs="Times New Roman"/>
              <w:sz w:val="24"/>
              <w:szCs w:val="24"/>
            </w:rPr>
            <w:fldChar w:fldCharType="end"/>
          </w:r>
        </w:sdtContent>
      </w:sdt>
      <w:r w:rsidR="00A50C7F" w:rsidRPr="0077024F">
        <w:rPr>
          <w:rFonts w:ascii="Times New Roman" w:hAnsi="Times New Roman" w:cs="Times New Roman"/>
          <w:sz w:val="24"/>
          <w:szCs w:val="24"/>
          <w:lang w:val="en-US"/>
        </w:rPr>
        <w:t xml:space="preserve">   found that the link between music</w:t>
      </w:r>
      <w:r w:rsidR="00DF2527" w:rsidRPr="0077024F">
        <w:rPr>
          <w:rFonts w:ascii="Times New Roman" w:hAnsi="Times New Roman" w:cs="Times New Roman"/>
          <w:sz w:val="24"/>
          <w:szCs w:val="24"/>
          <w:lang w:val="en-US"/>
        </w:rPr>
        <w:t>al</w:t>
      </w:r>
      <w:r w:rsidR="00A50C7F" w:rsidRPr="0077024F">
        <w:rPr>
          <w:rFonts w:ascii="Times New Roman" w:hAnsi="Times New Roman" w:cs="Times New Roman"/>
          <w:sz w:val="24"/>
          <w:szCs w:val="24"/>
          <w:lang w:val="en-US"/>
        </w:rPr>
        <w:t xml:space="preserve"> training and vocal emotion </w:t>
      </w:r>
      <w:r w:rsidR="001241B7" w:rsidRPr="0077024F">
        <w:rPr>
          <w:rFonts w:ascii="Times New Roman" w:hAnsi="Times New Roman" w:cs="Times New Roman"/>
          <w:sz w:val="24"/>
          <w:szCs w:val="24"/>
          <w:lang w:val="en-US"/>
        </w:rPr>
        <w:t>recognition</w:t>
      </w:r>
      <w:r w:rsidR="00A50C7F" w:rsidRPr="0077024F">
        <w:rPr>
          <w:rFonts w:ascii="Times New Roman" w:hAnsi="Times New Roman" w:cs="Times New Roman"/>
          <w:sz w:val="24"/>
          <w:szCs w:val="24"/>
          <w:lang w:val="en-US"/>
        </w:rPr>
        <w:t xml:space="preserve"> was fully mediated </w:t>
      </w:r>
      <w:r w:rsidR="00DF2527" w:rsidRPr="0077024F">
        <w:rPr>
          <w:rFonts w:ascii="Times New Roman" w:hAnsi="Times New Roman" w:cs="Times New Roman"/>
          <w:sz w:val="24"/>
          <w:szCs w:val="24"/>
          <w:lang w:val="en-US"/>
        </w:rPr>
        <w:t>by</w:t>
      </w:r>
      <w:r w:rsidR="00A50C7F" w:rsidRPr="0077024F">
        <w:rPr>
          <w:rFonts w:ascii="Times New Roman" w:hAnsi="Times New Roman" w:cs="Times New Roman"/>
          <w:sz w:val="24"/>
          <w:szCs w:val="24"/>
          <w:lang w:val="en-US"/>
        </w:rPr>
        <w:t xml:space="preserve"> auditory perception skills.</w:t>
      </w:r>
      <w:r w:rsidR="00ED74E0" w:rsidRPr="0077024F">
        <w:rPr>
          <w:rFonts w:ascii="Times New Roman" w:hAnsi="Times New Roman" w:cs="Times New Roman"/>
          <w:sz w:val="24"/>
          <w:szCs w:val="24"/>
          <w:lang w:val="en-US"/>
        </w:rPr>
        <w:t xml:space="preserve"> </w:t>
      </w:r>
      <w:r w:rsidR="00B67784" w:rsidRPr="0077024F">
        <w:rPr>
          <w:rFonts w:ascii="Times New Roman" w:hAnsi="Times New Roman" w:cs="Times New Roman"/>
          <w:sz w:val="24"/>
          <w:szCs w:val="24"/>
          <w:lang w:val="en-US"/>
        </w:rPr>
        <w:t>T</w:t>
      </w:r>
      <w:r w:rsidR="00ED74E0" w:rsidRPr="0077024F">
        <w:rPr>
          <w:rFonts w:ascii="Times New Roman" w:hAnsi="Times New Roman" w:cs="Times New Roman"/>
          <w:sz w:val="24"/>
          <w:szCs w:val="24"/>
          <w:lang w:val="en-US"/>
        </w:rPr>
        <w:t xml:space="preserve">he presumably strongest evidence is provided by a recent randomized-controlled study in school children, which found no causal effects of musical training on vocal emotion </w:t>
      </w:r>
      <w:r w:rsidR="001241B7" w:rsidRPr="0077024F">
        <w:rPr>
          <w:rFonts w:ascii="Times New Roman" w:hAnsi="Times New Roman" w:cs="Times New Roman"/>
          <w:sz w:val="24"/>
          <w:szCs w:val="24"/>
          <w:lang w:val="en-US"/>
        </w:rPr>
        <w:t>recognition</w:t>
      </w:r>
      <w:r w:rsidR="00ED74E0" w:rsidRPr="0077024F">
        <w:rPr>
          <w:rFonts w:ascii="Times New Roman" w:hAnsi="Times New Roman" w:cs="Times New Roman"/>
          <w:sz w:val="24"/>
          <w:szCs w:val="24"/>
          <w:lang w:val="en-US"/>
        </w:rPr>
        <w:t xml:space="preserve"> performance </w:t>
      </w:r>
      <w:sdt>
        <w:sdtPr>
          <w:rPr>
            <w:rFonts w:ascii="Times New Roman" w:hAnsi="Times New Roman" w:cs="Times New Roman"/>
            <w:sz w:val="24"/>
            <w:szCs w:val="24"/>
            <w:lang w:val="en-US"/>
          </w:rPr>
          <w:alias w:val="To edit, see citavi.com/edit"/>
          <w:tag w:val="CitaviPlaceholder#33099688-288a-400b-9fd1-9a72766e90ed"/>
          <w:id w:val="-1636405316"/>
          <w:placeholder>
            <w:docPart w:val="DefaultPlaceholder_-1854013440"/>
          </w:placeholder>
        </w:sdtPr>
        <w:sdtContent>
          <w:r w:rsidR="00C45158"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NWFmNDEzLWU4YWEtNDc5NC05MTE2LWZkNDY2YzJjYmQxMS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1dLCJGb3JtYXR0ZWRUZXh0Ijp7IiRpZCI6IjE4IiwiQ291bnQiOjEsIlRleHRVbml0cyI6W3siJGlkIjoiMTkiLCJGb250U3R5bGUiOnsiJGlkIjoiMjAiLCJTdXBlcnNjcmlwdCI6dHJ1ZX0sIlJlYWRpbmdPcmRlciI6MSwiVGV4dCI6IjE5In1dfSwiVGFnIjoiQ2l0YXZpUGxhY2Vob2xkZXIjMzMwOTk2ODgtMjg4YS00MDBiLTlmZDEtOWE3Mjc2NmU5MGVkIiwiVGV4dCI6IjE5IiwiV0FJVmVyc2lvbiI6IjYuMTEuMC4wIn0=}</w:instrText>
          </w:r>
          <w:r w:rsidR="00C45158"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19</w:t>
          </w:r>
          <w:r w:rsidR="00C45158" w:rsidRPr="0077024F">
            <w:rPr>
              <w:rFonts w:ascii="Times New Roman" w:hAnsi="Times New Roman" w:cs="Times New Roman"/>
              <w:sz w:val="24"/>
              <w:szCs w:val="24"/>
              <w:lang w:val="en-US"/>
            </w:rPr>
            <w:fldChar w:fldCharType="end"/>
          </w:r>
        </w:sdtContent>
      </w:sdt>
      <w:r w:rsidR="00ED74E0" w:rsidRPr="0077024F">
        <w:rPr>
          <w:rFonts w:ascii="Times New Roman" w:hAnsi="Times New Roman" w:cs="Times New Roman"/>
          <w:sz w:val="24"/>
          <w:szCs w:val="24"/>
          <w:lang w:val="en-US"/>
        </w:rPr>
        <w:t>. Thus, there is consensus in the literature that the observed performance difference of musicians and non-musicians is due to variations in</w:t>
      </w:r>
      <w:r w:rsidR="00BF4D79" w:rsidRPr="0077024F">
        <w:rPr>
          <w:rFonts w:ascii="Times New Roman" w:hAnsi="Times New Roman" w:cs="Times New Roman"/>
          <w:sz w:val="24"/>
          <w:szCs w:val="24"/>
          <w:lang w:val="en-US"/>
        </w:rPr>
        <w:t xml:space="preserve"> natural</w:t>
      </w:r>
      <w:r w:rsidR="00ED74E0" w:rsidRPr="0077024F">
        <w:rPr>
          <w:rFonts w:ascii="Times New Roman" w:hAnsi="Times New Roman" w:cs="Times New Roman"/>
          <w:sz w:val="24"/>
          <w:szCs w:val="24"/>
          <w:lang w:val="en-US"/>
        </w:rPr>
        <w:t xml:space="preserve"> a</w:t>
      </w:r>
      <w:r w:rsidR="00DF2527" w:rsidRPr="0077024F">
        <w:rPr>
          <w:rFonts w:ascii="Times New Roman" w:hAnsi="Times New Roman" w:cs="Times New Roman"/>
          <w:sz w:val="24"/>
          <w:szCs w:val="24"/>
          <w:lang w:val="en-US"/>
        </w:rPr>
        <w:t>uditory</w:t>
      </w:r>
      <w:r w:rsidR="00ED74E0" w:rsidRPr="0077024F">
        <w:rPr>
          <w:rFonts w:ascii="Times New Roman" w:hAnsi="Times New Roman" w:cs="Times New Roman"/>
          <w:sz w:val="24"/>
          <w:szCs w:val="24"/>
          <w:lang w:val="en-US"/>
        </w:rPr>
        <w:t xml:space="preserve"> sensitivity rather than the result of formal musical education</w:t>
      </w:r>
      <w:r w:rsidR="00C45158"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08ddfd0-3c59-481a-bdae-30e7b8abed84"/>
          <w:id w:val="-671719858"/>
          <w:placeholder>
            <w:docPart w:val="DefaultPlaceholder_-1854013440"/>
          </w:placeholder>
        </w:sdtPr>
        <w:sdtContent>
          <w:r w:rsidR="00C45158"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0NzQ1YjMxLWYxZTAtNDliNy05Njk3LTgzZDY5Yzc2YTQ5Yi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OSJ9XX0sIlRhZyI6IkNpdGF2aVBsYWNlaG9sZGVyI2IwOGRkZmQwLTNjNTktNDgxYS1iZGFlLTMwZTdiOGFiZWQ4NCIsIlRleHQiOiI5IiwiV0FJVmVyc2lvbiI6IjYuMTEuMC4wIn0=}</w:instrText>
          </w:r>
          <w:r w:rsidR="00C45158"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w:t>
          </w:r>
          <w:r w:rsidR="00C45158" w:rsidRPr="0077024F">
            <w:rPr>
              <w:rFonts w:ascii="Times New Roman" w:hAnsi="Times New Roman" w:cs="Times New Roman"/>
              <w:sz w:val="24"/>
              <w:szCs w:val="24"/>
              <w:lang w:val="en-US"/>
            </w:rPr>
            <w:fldChar w:fldCharType="end"/>
          </w:r>
        </w:sdtContent>
      </w:sdt>
      <w:r w:rsidR="00ED74E0" w:rsidRPr="0077024F">
        <w:rPr>
          <w:rFonts w:ascii="Times New Roman" w:hAnsi="Times New Roman" w:cs="Times New Roman"/>
          <w:sz w:val="24"/>
          <w:szCs w:val="24"/>
          <w:lang w:val="en-US"/>
        </w:rPr>
        <w:t>.</w:t>
      </w:r>
    </w:p>
    <w:p w14:paraId="311F7320" w14:textId="1A65A8C8" w:rsidR="009B3773" w:rsidRPr="0077024F" w:rsidRDefault="00ED74E0" w:rsidP="000F66F0">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In a previous study, we investigated</w:t>
      </w:r>
      <w:r w:rsidR="009B3773" w:rsidRPr="0077024F">
        <w:rPr>
          <w:rFonts w:ascii="Times New Roman" w:hAnsi="Times New Roman" w:cs="Times New Roman"/>
          <w:sz w:val="24"/>
          <w:szCs w:val="24"/>
          <w:lang w:val="en-US"/>
        </w:rPr>
        <w:t xml:space="preserve"> how musicians’ auditory skills </w:t>
      </w:r>
      <w:r w:rsidR="00582B7A" w:rsidRPr="0077024F">
        <w:rPr>
          <w:rFonts w:ascii="Times New Roman" w:hAnsi="Times New Roman" w:cs="Times New Roman"/>
          <w:sz w:val="24"/>
          <w:szCs w:val="24"/>
          <w:lang w:val="en-US"/>
        </w:rPr>
        <w:t>are linked to</w:t>
      </w:r>
      <w:r w:rsidR="009B3773" w:rsidRPr="0077024F">
        <w:rPr>
          <w:rFonts w:ascii="Times New Roman" w:hAnsi="Times New Roman" w:cs="Times New Roman"/>
          <w:sz w:val="24"/>
          <w:szCs w:val="24"/>
          <w:lang w:val="en-US"/>
        </w:rPr>
        <w:t xml:space="preserve"> vocal emotion </w:t>
      </w:r>
      <w:r w:rsidR="001241B7" w:rsidRPr="0077024F">
        <w:rPr>
          <w:rFonts w:ascii="Times New Roman" w:hAnsi="Times New Roman" w:cs="Times New Roman"/>
          <w:sz w:val="24"/>
          <w:szCs w:val="24"/>
          <w:lang w:val="en-US"/>
        </w:rPr>
        <w:t>recognition</w:t>
      </w:r>
      <w:r w:rsidR="009B3773" w:rsidRPr="0077024F">
        <w:rPr>
          <w:rFonts w:ascii="Times New Roman" w:hAnsi="Times New Roman" w:cs="Times New Roman"/>
          <w:sz w:val="24"/>
          <w:szCs w:val="24"/>
          <w:lang w:val="en-US"/>
        </w:rPr>
        <w:t xml:space="preserve"> in more detail</w:t>
      </w:r>
      <w:r w:rsidR="00BC59E9" w:rsidRPr="0077024F">
        <w:rPr>
          <w:rFonts w:ascii="Times New Roman" w:hAnsi="Times New Roman" w:cs="Times New Roman"/>
          <w:sz w:val="24"/>
          <w:szCs w:val="24"/>
          <w:lang w:val="en-US"/>
        </w:rPr>
        <w:t>,</w:t>
      </w:r>
      <w:r w:rsidR="009B3773" w:rsidRPr="0077024F">
        <w:rPr>
          <w:rFonts w:ascii="Times New Roman" w:hAnsi="Times New Roman" w:cs="Times New Roman"/>
          <w:sz w:val="24"/>
          <w:szCs w:val="24"/>
          <w:lang w:val="en-US"/>
        </w:rPr>
        <w:t xml:space="preserve"> by focusing on different auditory cues that transport emotional meaning </w:t>
      </w:r>
      <w:sdt>
        <w:sdtPr>
          <w:rPr>
            <w:rFonts w:ascii="Times New Roman" w:hAnsi="Times New Roman" w:cs="Times New Roman"/>
            <w:sz w:val="24"/>
            <w:szCs w:val="24"/>
            <w:lang w:val="en-US"/>
          </w:rPr>
          <w:alias w:val="To edit, see citavi.com/edit"/>
          <w:tag w:val="CitaviPlaceholder#1b558ba6-5cd5-4ed8-9724-d47110616ee2"/>
          <w:id w:val="6411732"/>
          <w:placeholder>
            <w:docPart w:val="CA64DEDE92DC4256A8C41187304D8CCA"/>
          </w:placeholder>
        </w:sdtPr>
        <w:sdtContent>
          <w:r w:rsidR="009B3773"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xMTA2NjA3LTlmMmQtNDA3Ny04OWViLTkxMDY5ZWZkZjc3OS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MWI1NThiYTYtNWNkNS00ZWQ4LTk3MjQtZDQ3MTEwNjE2ZWUyIiwiVGV4dCI6IjE0IiwiV0FJVmVyc2lvbiI6IjYuMTEuMC4wIn0=}</w:instrText>
          </w:r>
          <w:r w:rsidR="009B3773"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9B3773" w:rsidRPr="0077024F">
            <w:rPr>
              <w:rFonts w:ascii="Times New Roman" w:hAnsi="Times New Roman" w:cs="Times New Roman"/>
              <w:sz w:val="24"/>
              <w:szCs w:val="24"/>
              <w:lang w:val="en-US"/>
            </w:rPr>
            <w:fldChar w:fldCharType="end"/>
          </w:r>
        </w:sdtContent>
      </w:sdt>
      <w:r w:rsidR="009B3773" w:rsidRPr="0077024F">
        <w:rPr>
          <w:rFonts w:ascii="Times New Roman" w:hAnsi="Times New Roman" w:cs="Times New Roman"/>
          <w:sz w:val="24"/>
          <w:szCs w:val="24"/>
          <w:lang w:val="en-US"/>
        </w:rPr>
        <w:t xml:space="preserve">. We employed parameter-specific voice morphing to create vocal stimuli that expressed emotion only through fundamental frequency contour (F0), timbre or both. F0 is linked to </w:t>
      </w:r>
      <w:r w:rsidR="000F66F0" w:rsidRPr="0077024F">
        <w:rPr>
          <w:rFonts w:ascii="Times New Roman" w:hAnsi="Times New Roman" w:cs="Times New Roman"/>
          <w:sz w:val="24"/>
          <w:szCs w:val="24"/>
          <w:lang w:val="en-US"/>
        </w:rPr>
        <w:t>dynamic</w:t>
      </w:r>
      <w:r w:rsidR="009B3773" w:rsidRPr="0077024F">
        <w:rPr>
          <w:rFonts w:ascii="Times New Roman" w:hAnsi="Times New Roman" w:cs="Times New Roman"/>
          <w:sz w:val="24"/>
          <w:szCs w:val="24"/>
          <w:lang w:val="en-US"/>
        </w:rPr>
        <w:t xml:space="preserve"> pitch</w:t>
      </w:r>
      <w:r w:rsidR="000F66F0" w:rsidRPr="0077024F">
        <w:rPr>
          <w:rFonts w:ascii="Times New Roman" w:hAnsi="Times New Roman" w:cs="Times New Roman"/>
          <w:sz w:val="24"/>
          <w:szCs w:val="24"/>
          <w:lang w:val="en-US"/>
        </w:rPr>
        <w:t xml:space="preserve"> variation (also referred to </w:t>
      </w:r>
      <w:r w:rsidR="00BC59E9" w:rsidRPr="0077024F">
        <w:rPr>
          <w:rFonts w:ascii="Times New Roman" w:hAnsi="Times New Roman" w:cs="Times New Roman"/>
          <w:sz w:val="24"/>
          <w:szCs w:val="24"/>
          <w:lang w:val="en-US"/>
        </w:rPr>
        <w:t xml:space="preserve">as </w:t>
      </w:r>
      <w:r w:rsidR="000F66F0" w:rsidRPr="0077024F">
        <w:rPr>
          <w:rFonts w:ascii="Times New Roman" w:hAnsi="Times New Roman" w:cs="Times New Roman"/>
          <w:sz w:val="24"/>
          <w:szCs w:val="24"/>
          <w:lang w:val="en-US"/>
        </w:rPr>
        <w:t>voice melody)</w:t>
      </w:r>
      <w:r w:rsidR="00CF432E" w:rsidRPr="0077024F">
        <w:rPr>
          <w:rFonts w:ascii="Times New Roman" w:hAnsi="Times New Roman" w:cs="Times New Roman"/>
          <w:sz w:val="24"/>
          <w:szCs w:val="24"/>
          <w:lang w:val="en-US"/>
        </w:rPr>
        <w:t>,</w:t>
      </w:r>
      <w:r w:rsidR="009B3773" w:rsidRPr="0077024F">
        <w:rPr>
          <w:rFonts w:ascii="Times New Roman" w:hAnsi="Times New Roman" w:cs="Times New Roman"/>
          <w:sz w:val="24"/>
          <w:szCs w:val="24"/>
          <w:lang w:val="en-US"/>
        </w:rPr>
        <w:t xml:space="preserve"> </w:t>
      </w:r>
      <w:r w:rsidR="00CF432E" w:rsidRPr="0077024F">
        <w:rPr>
          <w:rFonts w:ascii="Times New Roman" w:hAnsi="Times New Roman" w:cs="Times New Roman"/>
          <w:sz w:val="24"/>
          <w:szCs w:val="24"/>
          <w:lang w:val="en-US"/>
        </w:rPr>
        <w:t xml:space="preserve">whereas </w:t>
      </w:r>
      <w:r w:rsidR="009B3773" w:rsidRPr="0077024F">
        <w:rPr>
          <w:rFonts w:ascii="Times New Roman" w:hAnsi="Times New Roman" w:cs="Times New Roman"/>
          <w:sz w:val="24"/>
          <w:szCs w:val="24"/>
          <w:lang w:val="en-US"/>
        </w:rPr>
        <w:t xml:space="preserve">timbre is linked to perceived </w:t>
      </w:r>
      <w:r w:rsidR="000F66F0" w:rsidRPr="0077024F">
        <w:rPr>
          <w:rFonts w:ascii="Times New Roman" w:hAnsi="Times New Roman" w:cs="Times New Roman"/>
          <w:sz w:val="24"/>
          <w:szCs w:val="24"/>
          <w:lang w:val="en-US"/>
        </w:rPr>
        <w:t xml:space="preserve">voice </w:t>
      </w:r>
      <w:r w:rsidR="009B3773" w:rsidRPr="0077024F">
        <w:rPr>
          <w:rFonts w:ascii="Times New Roman" w:hAnsi="Times New Roman" w:cs="Times New Roman"/>
          <w:sz w:val="24"/>
          <w:szCs w:val="24"/>
          <w:lang w:val="en-US"/>
        </w:rPr>
        <w:t>quality (i.e. whether it sounds harsh or gentle).</w:t>
      </w:r>
      <w:r w:rsidR="000F66F0" w:rsidRPr="0077024F">
        <w:rPr>
          <w:rFonts w:ascii="Times New Roman" w:hAnsi="Times New Roman" w:cs="Times New Roman"/>
          <w:sz w:val="24"/>
          <w:szCs w:val="24"/>
          <w:lang w:val="en-US"/>
        </w:rPr>
        <w:t xml:space="preserve"> Professional musicians outperformed a group of non-musicians when emotions were expressed by F0 and both cues, but not timbre alone. Thus, musicians seem to be specifically proficient at exploiting melodic</w:t>
      </w:r>
      <w:r w:rsidR="00BC59E9" w:rsidRPr="0077024F">
        <w:rPr>
          <w:rFonts w:ascii="Times New Roman" w:hAnsi="Times New Roman" w:cs="Times New Roman"/>
          <w:sz w:val="24"/>
          <w:szCs w:val="24"/>
          <w:lang w:val="en-US"/>
        </w:rPr>
        <w:t xml:space="preserve"> </w:t>
      </w:r>
      <w:r w:rsidR="000F66F0" w:rsidRPr="0077024F">
        <w:rPr>
          <w:rFonts w:ascii="Times New Roman" w:hAnsi="Times New Roman" w:cs="Times New Roman"/>
          <w:sz w:val="24"/>
          <w:szCs w:val="24"/>
          <w:lang w:val="en-US"/>
        </w:rPr>
        <w:t xml:space="preserve">patterns to infer vocal emotions. </w:t>
      </w:r>
    </w:p>
    <w:p w14:paraId="11BC5829" w14:textId="1E3B3F9E" w:rsidR="004D5B06" w:rsidRPr="0077024F" w:rsidRDefault="008467DE" w:rsidP="00A52759">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While the available literature paints a </w:t>
      </w:r>
      <w:proofErr w:type="gramStart"/>
      <w:r w:rsidRPr="0077024F">
        <w:rPr>
          <w:rFonts w:ascii="Times New Roman" w:hAnsi="Times New Roman" w:cs="Times New Roman"/>
          <w:sz w:val="24"/>
          <w:szCs w:val="24"/>
          <w:lang w:val="en-US"/>
        </w:rPr>
        <w:t>fairly consistent</w:t>
      </w:r>
      <w:proofErr w:type="gramEnd"/>
      <w:r w:rsidRPr="0077024F">
        <w:rPr>
          <w:rFonts w:ascii="Times New Roman" w:hAnsi="Times New Roman" w:cs="Times New Roman"/>
          <w:sz w:val="24"/>
          <w:szCs w:val="24"/>
          <w:lang w:val="en-US"/>
        </w:rPr>
        <w:t xml:space="preserve"> picture regarding the link between musicality and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 key limitation inherent in most studies targeting group differences is that they treat musicians as one uniform group, </w:t>
      </w:r>
      <w:r w:rsidR="00BF4D79" w:rsidRPr="0077024F">
        <w:rPr>
          <w:rFonts w:ascii="Times New Roman" w:hAnsi="Times New Roman" w:cs="Times New Roman"/>
          <w:sz w:val="24"/>
          <w:szCs w:val="24"/>
          <w:lang w:val="en-US"/>
        </w:rPr>
        <w:t>which is</w:t>
      </w:r>
      <w:r w:rsidRPr="0077024F">
        <w:rPr>
          <w:rFonts w:ascii="Times New Roman" w:hAnsi="Times New Roman" w:cs="Times New Roman"/>
          <w:sz w:val="24"/>
          <w:szCs w:val="24"/>
          <w:lang w:val="en-US"/>
        </w:rPr>
        <w:t xml:space="preserve">, in fact, highly heterogeneous. On the one hand, there are quantitative differences regarding levels of expertise. On the other hand, </w:t>
      </w:r>
      <w:r w:rsidR="00DF2527" w:rsidRPr="0077024F">
        <w:rPr>
          <w:rFonts w:ascii="Times New Roman" w:hAnsi="Times New Roman" w:cs="Times New Roman"/>
          <w:sz w:val="24"/>
          <w:szCs w:val="24"/>
          <w:lang w:val="en-US"/>
        </w:rPr>
        <w:t xml:space="preserve">there are </w:t>
      </w:r>
      <w:r w:rsidRPr="0077024F">
        <w:rPr>
          <w:rFonts w:ascii="Times New Roman" w:hAnsi="Times New Roman" w:cs="Times New Roman"/>
          <w:sz w:val="24"/>
          <w:szCs w:val="24"/>
          <w:lang w:val="en-US"/>
        </w:rPr>
        <w:t xml:space="preserve">qualitative differences between musicians </w:t>
      </w:r>
      <w:r w:rsidR="00DF2527" w:rsidRPr="0077024F">
        <w:rPr>
          <w:rFonts w:ascii="Times New Roman" w:hAnsi="Times New Roman" w:cs="Times New Roman"/>
          <w:sz w:val="24"/>
          <w:szCs w:val="24"/>
          <w:lang w:val="en-US"/>
        </w:rPr>
        <w:t xml:space="preserve">linked to </w:t>
      </w:r>
      <w:r w:rsidRPr="0077024F">
        <w:rPr>
          <w:rFonts w:ascii="Times New Roman" w:hAnsi="Times New Roman" w:cs="Times New Roman"/>
          <w:sz w:val="24"/>
          <w:szCs w:val="24"/>
          <w:lang w:val="en-US"/>
        </w:rPr>
        <w:t xml:space="preserve">a variety of styles, genres, and forms of expression, within the scope of the Western music system and beyond. </w:t>
      </w:r>
      <w:r w:rsidR="0046637E" w:rsidRPr="0077024F">
        <w:rPr>
          <w:rFonts w:ascii="Times New Roman" w:hAnsi="Times New Roman" w:cs="Times New Roman"/>
          <w:sz w:val="24"/>
          <w:szCs w:val="24"/>
          <w:lang w:val="en-US"/>
        </w:rPr>
        <w:t xml:space="preserve">A particularly interesting distinction in the context of vocal emotions is the one between </w:t>
      </w:r>
      <w:r w:rsidR="0046637E" w:rsidRPr="0077024F">
        <w:rPr>
          <w:rFonts w:ascii="Times New Roman" w:hAnsi="Times New Roman" w:cs="Times New Roman"/>
          <w:b/>
          <w:bCs/>
          <w:sz w:val="24"/>
          <w:szCs w:val="24"/>
          <w:lang w:val="en-US"/>
        </w:rPr>
        <w:t>singers and instrumentalists</w:t>
      </w:r>
      <w:r w:rsidRPr="0077024F">
        <w:rPr>
          <w:rFonts w:ascii="Times New Roman" w:hAnsi="Times New Roman" w:cs="Times New Roman"/>
          <w:sz w:val="24"/>
          <w:szCs w:val="24"/>
          <w:lang w:val="en-US"/>
        </w:rPr>
        <w:t>.</w:t>
      </w:r>
      <w:r w:rsidR="0046637E"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S</w:t>
      </w:r>
      <w:r w:rsidR="0046637E" w:rsidRPr="0077024F">
        <w:rPr>
          <w:rFonts w:ascii="Times New Roman" w:hAnsi="Times New Roman" w:cs="Times New Roman"/>
          <w:sz w:val="24"/>
          <w:szCs w:val="24"/>
          <w:lang w:val="en-US"/>
        </w:rPr>
        <w:t>inging is arguably the form of musical expression that is most closely related to vocal emotions</w:t>
      </w:r>
      <w:r w:rsidR="00C45158"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a33244-e649-46d3-a6b0-7cc0017b47f8"/>
          <w:id w:val="-902911239"/>
          <w:placeholder>
            <w:docPart w:val="DefaultPlaceholder_-1854013440"/>
          </w:placeholder>
        </w:sdtPr>
        <w:sdtContent>
          <w:r w:rsidR="00C45158"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NjZjODEzLTJkOTItNGYwNS05MGNlLTQ5N2Y2Njg5ZGYxYiIsIlJhbmdlTGVuZ3RoIjoyLCJSZWZlcmVuY2VJZCI6IjUzMjdmNmU2LTllODctNDMzOS1iMzU2LTNmMjBhNDc5ZjNi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xNy9TMDk1OTc3NDMwNjAwMDA2MCIsIlVyaVN0cmluZyI6Imh0dHBzOi8vZG9pLm9yZy8xMC4xMDE3L1MwOTU5Nzc0MzA2MDAwMDYw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TAuMTA4MC8wMjY5OTkzMS4yMDE4LjE1NDEzMTIiLCJVcmlTdHJpbmciOiJodHRwczovL2RvaS5vcmcvMTAuMTA4MC8wMjY5OTkzMS4yMDE4LjE1NDEzMTI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}</w:instrText>
          </w:r>
          <w:r w:rsidR="00C45158"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20, 21</w:t>
          </w:r>
          <w:r w:rsidR="00C45158" w:rsidRPr="0077024F">
            <w:rPr>
              <w:rFonts w:ascii="Times New Roman" w:hAnsi="Times New Roman" w:cs="Times New Roman"/>
              <w:sz w:val="24"/>
              <w:szCs w:val="24"/>
              <w:lang w:val="en-US"/>
            </w:rPr>
            <w:fldChar w:fldCharType="end"/>
          </w:r>
        </w:sdtContent>
      </w:sdt>
      <w:r w:rsidR="0046637E" w:rsidRPr="0077024F">
        <w:rPr>
          <w:rFonts w:ascii="Times New Roman" w:hAnsi="Times New Roman" w:cs="Times New Roman"/>
          <w:sz w:val="24"/>
          <w:szCs w:val="24"/>
          <w:lang w:val="en-US"/>
        </w:rPr>
        <w:t xml:space="preserve">. Another interesting debate </w:t>
      </w:r>
      <w:r w:rsidR="00BF4D79" w:rsidRPr="0077024F">
        <w:rPr>
          <w:rFonts w:ascii="Times New Roman" w:hAnsi="Times New Roman" w:cs="Times New Roman"/>
          <w:sz w:val="24"/>
          <w:szCs w:val="24"/>
          <w:lang w:val="en-US"/>
        </w:rPr>
        <w:t>r</w:t>
      </w:r>
      <w:r w:rsidR="0046637E" w:rsidRPr="0077024F">
        <w:rPr>
          <w:rFonts w:ascii="Times New Roman" w:hAnsi="Times New Roman" w:cs="Times New Roman"/>
          <w:sz w:val="24"/>
          <w:szCs w:val="24"/>
          <w:lang w:val="en-US"/>
        </w:rPr>
        <w:t xml:space="preserve">evolves around differences between </w:t>
      </w:r>
      <w:r w:rsidR="0046637E" w:rsidRPr="0077024F">
        <w:rPr>
          <w:rFonts w:ascii="Times New Roman" w:hAnsi="Times New Roman" w:cs="Times New Roman"/>
          <w:b/>
          <w:bCs/>
          <w:sz w:val="24"/>
          <w:szCs w:val="24"/>
          <w:lang w:val="en-US"/>
        </w:rPr>
        <w:t>professional musicians and amateurs</w:t>
      </w:r>
      <w:r w:rsidR="00DF2527" w:rsidRPr="0077024F">
        <w:rPr>
          <w:rFonts w:ascii="Times New Roman" w:hAnsi="Times New Roman" w:cs="Times New Roman"/>
          <w:b/>
          <w:bCs/>
          <w:sz w:val="24"/>
          <w:szCs w:val="24"/>
          <w:lang w:val="en-US"/>
        </w:rPr>
        <w:t xml:space="preserve"> </w:t>
      </w:r>
      <w:sdt>
        <w:sdtPr>
          <w:rPr>
            <w:rFonts w:ascii="Times New Roman" w:hAnsi="Times New Roman" w:cs="Times New Roman"/>
            <w:sz w:val="24"/>
            <w:szCs w:val="24"/>
            <w:lang w:val="en-US"/>
          </w:rPr>
          <w:alias w:val="To edit, see citavi.com/edit"/>
          <w:tag w:val="CitaviPlaceholder#c326b8d6-032a-427f-a70d-d75379e0bea5"/>
          <w:id w:val="1028370013"/>
          <w:placeholder>
            <w:docPart w:val="98459AB3BDF04122B1586CABD1F26E9A"/>
          </w:placeholder>
        </w:sdtPr>
        <w:sdtContent>
          <w:r w:rsidR="00DF2527"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ZTcwMDEwLWVmN2MtNGU5ZS04MTNkLTRmZDczNDUyYWEyYiIsIlJhbmdlTGVuZ3RoIjoyLCJSZWZlcmVuY2VJZCI6ImFkZTNmNDI0LTg2ZmQtNGYyYi1iZTZlLTUwNzdiNjFmNjM3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yZWYiOiI1In19LHsiJGlkIjoiOS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MTA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1dLCJCaWJUZVhLZXkiOiJWaW5jZW56aV8yMDIyIiwiQ2l0YXRpb25LZXlVcGRhdGVUeXBlIjowLCJDb2xsYWJvcmF0b3JzIjpbXSwiRG9pIjoiMTAuMTAzNy9hY2EwMDAwNDgx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zNy9hY2EwMDAwNDgxIiwiVXJpU3RyaW5nIjoiaHR0cHM6Ly9kb2kub3JnLzEwLjEwMzcvYWNhMDAwMDQ4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}</w:instrText>
          </w:r>
          <w:r w:rsidR="00DF252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22</w:t>
          </w:r>
          <w:r w:rsidR="00DF2527" w:rsidRPr="0077024F">
            <w:rPr>
              <w:rFonts w:ascii="Times New Roman" w:hAnsi="Times New Roman" w:cs="Times New Roman"/>
              <w:sz w:val="24"/>
              <w:szCs w:val="24"/>
              <w:lang w:val="en-US"/>
            </w:rPr>
            <w:fldChar w:fldCharType="end"/>
          </w:r>
        </w:sdtContent>
      </w:sdt>
      <w:r w:rsidR="00DF2527" w:rsidRPr="0077024F">
        <w:rPr>
          <w:rFonts w:ascii="Times New Roman" w:hAnsi="Times New Roman" w:cs="Times New Roman"/>
          <w:sz w:val="24"/>
          <w:szCs w:val="24"/>
          <w:lang w:val="en-US"/>
        </w:rPr>
        <w:t>.</w:t>
      </w:r>
      <w:r w:rsidR="0046637E" w:rsidRPr="0077024F">
        <w:rPr>
          <w:rFonts w:ascii="Times New Roman" w:hAnsi="Times New Roman" w:cs="Times New Roman"/>
          <w:sz w:val="24"/>
          <w:szCs w:val="24"/>
          <w:lang w:val="en-US"/>
        </w:rPr>
        <w:t xml:space="preserve"> </w:t>
      </w:r>
      <w:r w:rsidR="00DF2527" w:rsidRPr="0077024F">
        <w:rPr>
          <w:rFonts w:ascii="Times New Roman" w:hAnsi="Times New Roman" w:cs="Times New Roman"/>
          <w:sz w:val="24"/>
          <w:szCs w:val="24"/>
          <w:lang w:val="en-US"/>
        </w:rPr>
        <w:t xml:space="preserve">Therefore, the present study targeted these subgroups to explore their capacity for vocal emotion </w:t>
      </w:r>
      <w:r w:rsidR="001241B7" w:rsidRPr="0077024F">
        <w:rPr>
          <w:rFonts w:ascii="Times New Roman" w:hAnsi="Times New Roman" w:cs="Times New Roman"/>
          <w:sz w:val="24"/>
          <w:szCs w:val="24"/>
          <w:lang w:val="en-US"/>
        </w:rPr>
        <w:t>recognition</w:t>
      </w:r>
      <w:r w:rsidR="00DF2527" w:rsidRPr="0077024F">
        <w:rPr>
          <w:rFonts w:ascii="Times New Roman" w:hAnsi="Times New Roman" w:cs="Times New Roman"/>
          <w:sz w:val="24"/>
          <w:szCs w:val="24"/>
          <w:lang w:val="en-US"/>
        </w:rPr>
        <w:t xml:space="preserve">. </w:t>
      </w:r>
      <w:r w:rsidR="00A52759" w:rsidRPr="0077024F">
        <w:rPr>
          <w:rFonts w:ascii="Times New Roman" w:hAnsi="Times New Roman" w:cs="Times New Roman"/>
          <w:sz w:val="24"/>
          <w:szCs w:val="24"/>
          <w:lang w:val="en-US"/>
        </w:rPr>
        <w:t xml:space="preserve">In what follows, we review current insights and outstanding research gaps, cumulating in the rationale for the present study. </w:t>
      </w:r>
    </w:p>
    <w:p w14:paraId="1915C04B" w14:textId="68B98160" w:rsidR="004E31A8" w:rsidRPr="0077024F" w:rsidRDefault="00A52759" w:rsidP="00D93F94">
      <w:pPr>
        <w:pStyle w:val="berschrift2"/>
        <w:numPr>
          <w:ilvl w:val="0"/>
          <w:numId w:val="0"/>
        </w:numPr>
        <w:spacing w:line="480" w:lineRule="auto"/>
        <w:ind w:left="708"/>
        <w:rPr>
          <w:rFonts w:ascii="Times New Roman" w:hAnsi="Times New Roman" w:cs="Times New Roman"/>
          <w:sz w:val="24"/>
          <w:szCs w:val="24"/>
          <w:lang w:val="en-US"/>
        </w:rPr>
      </w:pPr>
      <w:bookmarkStart w:id="15" w:name="_Toc200448862"/>
      <w:r w:rsidRPr="0077024F">
        <w:rPr>
          <w:rFonts w:ascii="Times New Roman" w:hAnsi="Times New Roman" w:cs="Times New Roman"/>
          <w:sz w:val="24"/>
          <w:szCs w:val="24"/>
          <w:lang w:val="en-US"/>
        </w:rPr>
        <w:t>Singers vs. instrumentalists</w:t>
      </w:r>
      <w:bookmarkEnd w:id="15"/>
    </w:p>
    <w:p w14:paraId="4E0ABDF0" w14:textId="672EB053" w:rsidR="009306A9" w:rsidRPr="0077024F" w:rsidRDefault="00825252" w:rsidP="00AE3680">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Singing and </w:t>
      </w:r>
      <w:r w:rsidR="003D0C93" w:rsidRPr="0077024F">
        <w:rPr>
          <w:rFonts w:ascii="Times New Roman" w:hAnsi="Times New Roman" w:cs="Times New Roman"/>
          <w:sz w:val="24"/>
          <w:szCs w:val="24"/>
          <w:lang w:val="en-US"/>
        </w:rPr>
        <w:t xml:space="preserve">playing an instrument are both fundamental forms of musical expression in humans, but they require very different motor skills and, typically, different amounts of </w:t>
      </w:r>
      <w:r w:rsidR="003D0C93" w:rsidRPr="0077024F">
        <w:rPr>
          <w:rFonts w:ascii="Times New Roman" w:hAnsi="Times New Roman" w:cs="Times New Roman"/>
          <w:sz w:val="24"/>
          <w:szCs w:val="24"/>
          <w:lang w:val="en-US"/>
        </w:rPr>
        <w:lastRenderedPageBreak/>
        <w:t>formal musical training</w:t>
      </w:r>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3fbdbd0-9871-4304-824d-0b9db508c246"/>
          <w:id w:val="-960498018"/>
          <w:placeholder>
            <w:docPart w:val="DefaultPlaceholder_-1854013440"/>
          </w:placeholder>
        </w:sdtPr>
        <w:sdtContent>
          <w:r w:rsidR="005D3A4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1NjNlNDA4LTgxZGMtNDJlOC1iNGU2LTVlZDU0Y2UxMzNhYSIsIlJhbmdlTGVuZ3RoIjoyLCJSZWZlcmVuY2VJZCI6IjBjMTlkOWFjLTAwMWYtNDA4Yi04NjdhLTZmODVjODZkOTM2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YWxvbmkiLCJMYXN0TmFtZSI6IktyaXNobmFuIiwiUHJvdGVjdGVkIjpmYWxzZSwiU2V4IjowLCJDcmVhdGVkQnkiOiJfQ2hyaXN0aW5lIE51c3NiYXVtIiwiQ3JlYXRlZE9uIjoiMjAyNS0wNC0wNFQxNTo1NjoyNCIsIk1vZGlmaWVkQnkiOiJfQ2hyaXN0aW5lIE51c3NiYXVtIiwiSWQiOiJhMDQwYjAzYS1hM2ZmLTQ0MTMtYTJmNS03NTZmMGZjYTliYTEiLCJNb2RpZmllZE9uIjoiMjAyNS0wNC0wNFQxNTo1NjoyNC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UE1DNjE4ODU1MSIsIlVyaVN0cmluZyI6Imh0dHBzOi8vd3d3Lm5jYmkubmxtLm5paC5nb3YvcG1jL2FydGljbGVzL1BNQzYxODg1NTE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QtMDRUMTU6NTY6MjQiLCJNb2RpZmllZEJ5IjoiX0NocmlzdGluZSBOdXNzYmF1bSIsIklkIjoiZDBjN2ZkZTctMGVjYi00MWM0LTkyZDQtNDQ3MjU1MjMwZDI0IiwiTW9kaWZpZWRPbiI6IjIwMjUtMDQtMDRUMTU6NTY6MjQ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zMDE2OTgzMSIsIlVyaVN0cmluZyI6Imh0dHA6Ly93d3cubmNiaS5ubG0ubmloLmdvdi9wdWJtZWQvMzAxNjk4MzE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}</w:instrText>
          </w:r>
          <w:r w:rsidR="005D3A4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23, 24</w:t>
          </w:r>
          <w:r w:rsidR="005D3A49"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bookmarkStart w:id="16" w:name="_Hlk209012959"/>
      <w:r w:rsidR="00BC5426" w:rsidRPr="0077024F">
        <w:rPr>
          <w:rFonts w:ascii="Times New Roman" w:hAnsi="Times New Roman" w:cs="Times New Roman"/>
          <w:sz w:val="24"/>
          <w:szCs w:val="24"/>
          <w:lang w:val="en-US"/>
        </w:rPr>
        <w:t xml:space="preserve">Crucially, singers use their voice for musical expression. </w:t>
      </w:r>
      <w:r w:rsidR="005D3A49" w:rsidRPr="0077024F">
        <w:rPr>
          <w:rFonts w:ascii="Times New Roman" w:hAnsi="Times New Roman" w:cs="Times New Roman"/>
          <w:sz w:val="24"/>
          <w:szCs w:val="24"/>
          <w:lang w:val="en-US"/>
        </w:rPr>
        <w:t>This is reflected in vocal performance differences</w:t>
      </w:r>
      <w:r w:rsidR="00BC5426" w:rsidRPr="0077024F">
        <w:rPr>
          <w:rFonts w:ascii="Times New Roman" w:hAnsi="Times New Roman" w:cs="Times New Roman"/>
          <w:sz w:val="24"/>
          <w:szCs w:val="24"/>
          <w:lang w:val="en-US"/>
        </w:rPr>
        <w:t>, as</w:t>
      </w:r>
      <w:r w:rsidR="00310C23" w:rsidRPr="0077024F">
        <w:rPr>
          <w:rFonts w:ascii="Times New Roman" w:hAnsi="Times New Roman" w:cs="Times New Roman"/>
          <w:sz w:val="24"/>
          <w:szCs w:val="24"/>
          <w:lang w:val="en-US"/>
        </w:rPr>
        <w:t xml:space="preserve"> </w:t>
      </w:r>
      <w:r w:rsidR="00BC5426" w:rsidRPr="0077024F">
        <w:rPr>
          <w:rFonts w:ascii="Times New Roman" w:hAnsi="Times New Roman" w:cs="Times New Roman"/>
          <w:sz w:val="24"/>
          <w:szCs w:val="24"/>
          <w:lang w:val="en-US"/>
        </w:rPr>
        <w:t>f</w:t>
      </w:r>
      <w:r w:rsidR="00310C23" w:rsidRPr="0077024F">
        <w:rPr>
          <w:rFonts w:ascii="Times New Roman" w:hAnsi="Times New Roman" w:cs="Times New Roman"/>
          <w:sz w:val="24"/>
          <w:szCs w:val="24"/>
          <w:lang w:val="en-US"/>
        </w:rPr>
        <w:t xml:space="preserve">or example, singers outperform instrumentalists in </w:t>
      </w:r>
      <w:r w:rsidR="005E7D4D" w:rsidRPr="0077024F">
        <w:rPr>
          <w:rFonts w:ascii="Times New Roman" w:hAnsi="Times New Roman" w:cs="Times New Roman"/>
          <w:sz w:val="24"/>
          <w:szCs w:val="24"/>
          <w:lang w:val="en-US"/>
        </w:rPr>
        <w:t>voice</w:t>
      </w:r>
      <w:r w:rsidR="00310C23" w:rsidRPr="0077024F">
        <w:rPr>
          <w:rFonts w:ascii="Times New Roman" w:hAnsi="Times New Roman" w:cs="Times New Roman"/>
          <w:sz w:val="24"/>
          <w:szCs w:val="24"/>
          <w:lang w:val="en-US"/>
        </w:rPr>
        <w:t xml:space="preserve"> imitation</w:t>
      </w:r>
      <w:r w:rsidR="005E7D4D" w:rsidRPr="0077024F">
        <w:rPr>
          <w:rFonts w:ascii="Times New Roman" w:hAnsi="Times New Roman" w:cs="Times New Roman"/>
          <w:sz w:val="24"/>
          <w:szCs w:val="24"/>
          <w:lang w:val="en-US"/>
        </w:rPr>
        <w:t xml:space="preserve"> tasks</w:t>
      </w:r>
      <w:r w:rsidR="009306A9"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4d6eb2c-8687-4d44-bff0-4110b30fee71"/>
          <w:id w:val="1025058824"/>
          <w:placeholder>
            <w:docPart w:val="DefaultPlaceholder_-1854013440"/>
          </w:placeholder>
        </w:sdtPr>
        <w:sdtContent>
          <w:r w:rsidR="005D3A4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ZDZmNzFmLTNjOWItNGY4NC04OWJmLTkxYzU2OThhMDMzMCIsIlJhbmdlTGVuZ3RoIjoyLCJSZWZlcmVuY2VJZCI6IjRjNjk0NjBjLTZmZmMtNDc1Yy05MTlmLTgzMzFiMWFjNDcy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QTUM0NTUxODMyIiwiVXJpU3RyaW5nIjoiaHR0cHM6Ly93d3cubmNiaS5ubG0ubmloLmdvdi9wbWMvYXJ0aWNsZXMvUE1DNDU1MTgz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0LTA0VDE1OjU5OjM0IiwiTW9kaWZpZWRCeSI6Il9DaHJpc3RpbmUgTnVzc2JhdW0iLCJJZCI6ImRiODk4YmJiLTI4ZjYtNDc1ZS1iNTU4LTE0NWZjOGJmMzMwNyIsIk1vZGlmaWVkT24iOiIyMDI1LTA0LTA0VDE1OjU5OjM0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zM4OS9mbmh1bS4yMDE1LjAwNDgyIiwiVXJpU3RyaW5nIjoiaHR0cHM6Ly9kb2kub3JnLzEwLjMzODkvZm5odW0uMjAxNS4wMDQ4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NTo1OTozNCIsIk1vZGlmaWVkQnkiOiJfQ2hyaXN0aW5lIE51c3NiYXVtIiwiSWQiOiIzYjhkMTVlOC00OTA2LTQ0OTItOTdiYS1iZDgxZDQzOTQzYWUiLCJNb2RpZmllZE9uIjoiMjAyNS0wNC0wNFQxNTo1OToz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2Mzc5NTM3IiwiVXJpU3RyaW5nIjoiaHR0cDovL3d3dy5uY2JpLm5sbS5uaWguZ292L3B1Ym1lZC8yNjM3OTUz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V2F0ZXJzXzIwMjEiLCJDaXRhdGlvbktleVVwZGF0ZVR5cGUiOjAsIkNvbGxhYm9yYXRvcnMiOltdLCJEYXRlMiI6IjAxLjExLjIwMjEiLCJEb2kiOiIxMC4xMDk4L3JzdGIuMjAyMC4wMzk5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EwLjEwOTgvcnN0Yi4yMDIwLjAzOTkiLCJVcmlTdHJpbmciOiJodHRwczovL2RvaS5vcmcvMTAuMTA5OC9yc3RiLjIwMjAuMDM5O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OS0xN1QxMjozNjowMyIsIk1vZGlmaWVkQnkiOiJfQ2hyaXN0aW5lIE51c3NiYXVtIiwiSWQiOiIwMmMzOTY5My1jZTZiLTRmMjEtYjFmZC02NDczNjMyNjVkNTYiLCJNb2RpZmllZE9uIjoiMjAyNS0wOS0xN1QxMjozNjowMy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lBNQzg1NTg3NzMiLCJVcmlTdHJpbmciOiJodHRwczovL3d3dy5uY2JpLm5sbS5uaWguZ292L3BtYy9hcnRpY2xlcy9QTUM4NTU4Nzcz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}</w:instrText>
          </w:r>
          <w:r w:rsidR="005D3A4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25, 26</w:t>
          </w:r>
          <w:r w:rsidR="005D3A49" w:rsidRPr="0077024F">
            <w:rPr>
              <w:rFonts w:ascii="Times New Roman" w:hAnsi="Times New Roman" w:cs="Times New Roman"/>
              <w:sz w:val="24"/>
              <w:szCs w:val="24"/>
              <w:lang w:val="en-US"/>
            </w:rPr>
            <w:fldChar w:fldCharType="end"/>
          </w:r>
        </w:sdtContent>
      </w:sdt>
      <w:r w:rsidR="005D3A49" w:rsidRPr="0077024F">
        <w:rPr>
          <w:rFonts w:ascii="Times New Roman" w:hAnsi="Times New Roman" w:cs="Times New Roman"/>
          <w:sz w:val="24"/>
          <w:szCs w:val="24"/>
          <w:lang w:val="en-US"/>
        </w:rPr>
        <w:t xml:space="preserve">. </w:t>
      </w:r>
      <w:r w:rsidR="007C636B" w:rsidRPr="0077024F">
        <w:rPr>
          <w:rFonts w:ascii="Times New Roman" w:hAnsi="Times New Roman" w:cs="Times New Roman"/>
          <w:sz w:val="24"/>
          <w:szCs w:val="24"/>
          <w:lang w:val="en-US"/>
        </w:rPr>
        <w:t>Further, n</w:t>
      </w:r>
      <w:r w:rsidR="00226CD0" w:rsidRPr="0077024F">
        <w:rPr>
          <w:rFonts w:ascii="Times New Roman" w:hAnsi="Times New Roman" w:cs="Times New Roman"/>
          <w:sz w:val="24"/>
          <w:szCs w:val="24"/>
          <w:lang w:val="en-US"/>
        </w:rPr>
        <w:t>euroscientific research revealed</w:t>
      </w:r>
      <w:r w:rsidR="003D0C93" w:rsidRPr="0077024F">
        <w:rPr>
          <w:rFonts w:ascii="Times New Roman" w:hAnsi="Times New Roman" w:cs="Times New Roman"/>
          <w:sz w:val="24"/>
          <w:szCs w:val="24"/>
          <w:lang w:val="en-US"/>
        </w:rPr>
        <w:t xml:space="preserve"> </w:t>
      </w:r>
      <w:r w:rsidR="00C617CB" w:rsidRPr="0077024F">
        <w:rPr>
          <w:rFonts w:ascii="Times New Roman" w:hAnsi="Times New Roman" w:cs="Times New Roman"/>
          <w:sz w:val="24"/>
          <w:szCs w:val="24"/>
          <w:lang w:val="en-US"/>
        </w:rPr>
        <w:t xml:space="preserve">substantial </w:t>
      </w:r>
      <w:r w:rsidR="00226CD0" w:rsidRPr="0077024F">
        <w:rPr>
          <w:rFonts w:ascii="Times New Roman" w:hAnsi="Times New Roman" w:cs="Times New Roman"/>
          <w:sz w:val="24"/>
          <w:szCs w:val="24"/>
          <w:lang w:val="en-US"/>
        </w:rPr>
        <w:t>overlap between the neural circuits</w:t>
      </w:r>
      <w:r w:rsidR="003D0C93" w:rsidRPr="0077024F">
        <w:rPr>
          <w:rFonts w:ascii="Times New Roman" w:hAnsi="Times New Roman" w:cs="Times New Roman"/>
          <w:sz w:val="24"/>
          <w:szCs w:val="24"/>
          <w:lang w:val="en-US"/>
        </w:rPr>
        <w:t xml:space="preserve"> </w:t>
      </w:r>
      <w:r w:rsidR="00226CD0" w:rsidRPr="0077024F">
        <w:rPr>
          <w:rFonts w:ascii="Times New Roman" w:hAnsi="Times New Roman" w:cs="Times New Roman"/>
          <w:sz w:val="24"/>
          <w:szCs w:val="24"/>
          <w:lang w:val="en-US"/>
        </w:rPr>
        <w:t xml:space="preserve">involved </w:t>
      </w:r>
      <w:r w:rsidR="00BC5426" w:rsidRPr="0077024F">
        <w:rPr>
          <w:rFonts w:ascii="Times New Roman" w:hAnsi="Times New Roman" w:cs="Times New Roman"/>
          <w:sz w:val="24"/>
          <w:szCs w:val="24"/>
          <w:lang w:val="en-US"/>
        </w:rPr>
        <w:t xml:space="preserve">in </w:t>
      </w:r>
      <w:r w:rsidR="00226CD0" w:rsidRPr="0077024F">
        <w:rPr>
          <w:rFonts w:ascii="Times New Roman" w:hAnsi="Times New Roman" w:cs="Times New Roman"/>
          <w:sz w:val="24"/>
          <w:szCs w:val="24"/>
          <w:lang w:val="en-US"/>
        </w:rPr>
        <w:t>the</w:t>
      </w:r>
      <w:r w:rsidR="003D0C93" w:rsidRPr="0077024F">
        <w:rPr>
          <w:rFonts w:ascii="Times New Roman" w:hAnsi="Times New Roman" w:cs="Times New Roman"/>
          <w:sz w:val="24"/>
          <w:szCs w:val="24"/>
          <w:lang w:val="en-US"/>
        </w:rPr>
        <w:t xml:space="preserve"> expression and perception </w:t>
      </w:r>
      <w:r w:rsidR="00226CD0" w:rsidRPr="0077024F">
        <w:rPr>
          <w:rFonts w:ascii="Times New Roman" w:hAnsi="Times New Roman" w:cs="Times New Roman"/>
          <w:sz w:val="24"/>
          <w:szCs w:val="24"/>
          <w:lang w:val="en-US"/>
        </w:rPr>
        <w:t>of</w:t>
      </w:r>
      <w:r w:rsidR="003D0C93" w:rsidRPr="0077024F">
        <w:rPr>
          <w:rFonts w:ascii="Times New Roman" w:hAnsi="Times New Roman" w:cs="Times New Roman"/>
          <w:sz w:val="24"/>
          <w:szCs w:val="24"/>
          <w:lang w:val="en-US"/>
        </w:rPr>
        <w:t xml:space="preserve"> v</w:t>
      </w:r>
      <w:r w:rsidR="00226CD0" w:rsidRPr="0077024F">
        <w:rPr>
          <w:rFonts w:ascii="Times New Roman" w:hAnsi="Times New Roman" w:cs="Times New Roman"/>
          <w:sz w:val="24"/>
          <w:szCs w:val="24"/>
          <w:lang w:val="en-US"/>
        </w:rPr>
        <w:t>ocal information</w:t>
      </w:r>
      <w:r w:rsidR="003D0C93"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62e7432-1b20-4f08-bd8d-bffaa8036f0c"/>
          <w:id w:val="-2038725500"/>
          <w:placeholder>
            <w:docPart w:val="DefaultPlaceholder_-1854013440"/>
          </w:placeholder>
        </w:sdtPr>
        <w:sdtContent>
          <w:r w:rsidR="000A2FEC"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MDliMmY4LTcxMmQtNDhjNC1iM2JkLWI3NTlkZmI2NGZkMyIsIlJhbmdlTGVuZ3RoIjoyLCJSZWZlcmVuY2VJZCI6ImVhMTUyNmQyLThmNGEtNGJmZC04Y2JiLTI3MjIyYTU4OTEx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pZCI6IjUiLCIkdHlwZSI6IlN3aXNzQWNhZGVtaWMuQ2l0YXZpLlByb2plY3QsIFN3aXNzQWNhZGVtaWMuQ2l0YXZpIn19LHsiJGlkIjoiNi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RnJ1aGhvbHpfMjAyMSIsIkNpdGF0aW9uS2V5VXBkYXRlVHlwZSI6MCwiQ29sbGFib3JhdG9ycyI6W10sIkRhdGUyIjoiMTIuMTEuMjAyMCIsIkRvaSI6IjEwLjEwMTYvai5wbmV1cm9iaW8uMjAyMC4xMDE5NDg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MTYvai5wbmV1cm9iaW8uMjAyMC4xMDE5NDgiLCJVcmlTdHJpbmciOiJodHRwczovL2RvaS5vcmcvMTAuMTAxNi9qLnBuZXVyb2Jpby4yMDIwLjEwMTk0O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1LTEwVDA4OjIwOjQyIiwiTW9kaWZpZWRCeSI6Il9DaHJpc3RpbmUgTnVzc2JhdW0iLCJJZCI6IjBkMTY0NTE5LThlN2YtNGRlOC05ODNhLTdhNzEyNjA1MDNmYiIsIk1vZGlmaWVkT24iOiIyMDIxLTA1LTEwVDA4OjIwOjQ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zMxODk3ODIiLCJVcmlTdHJpbmciOiJodHRwOi8vd3d3Lm5jYmkubmxtLm5paC5nb3YvcHVibWVkLzMzMTg5Nzgy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MjcifV19LCJUYWciOiJDaXRhdmlQbGFjZWhvbGRlciMzNjJlNzQzMi0xYjIwLTRmMDgtYmQ4ZC1iZmZhYTgwMzZmMGMiLCJUZXh0IjoiMjciLCJXQUlWZXJzaW9uIjoiNi4xMS4wLjAifQ==}</w:instrText>
          </w:r>
          <w:r w:rsidR="000A2FEC"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27</w:t>
          </w:r>
          <w:r w:rsidR="000A2FEC" w:rsidRPr="0077024F">
            <w:rPr>
              <w:rFonts w:ascii="Times New Roman" w:hAnsi="Times New Roman" w:cs="Times New Roman"/>
              <w:sz w:val="24"/>
              <w:szCs w:val="24"/>
              <w:lang w:val="en-US"/>
            </w:rPr>
            <w:fldChar w:fldCharType="end"/>
          </w:r>
        </w:sdtContent>
      </w:sdt>
      <w:r w:rsidR="007C636B" w:rsidRPr="0077024F">
        <w:rPr>
          <w:rFonts w:ascii="Times New Roman" w:hAnsi="Times New Roman" w:cs="Times New Roman"/>
          <w:sz w:val="24"/>
          <w:szCs w:val="24"/>
          <w:lang w:val="en-US"/>
        </w:rPr>
        <w:t xml:space="preserve">. </w:t>
      </w:r>
      <w:r w:rsidR="00AE3680" w:rsidRPr="0077024F">
        <w:rPr>
          <w:rFonts w:ascii="Times New Roman" w:hAnsi="Times New Roman" w:cs="Times New Roman"/>
          <w:sz w:val="24"/>
          <w:szCs w:val="24"/>
          <w:lang w:val="en-US"/>
        </w:rPr>
        <w:t>But how does this relate to</w:t>
      </w:r>
      <w:r w:rsidR="002224D9" w:rsidRPr="0077024F">
        <w:rPr>
          <w:rFonts w:ascii="Times New Roman" w:hAnsi="Times New Roman" w:cs="Times New Roman"/>
          <w:sz w:val="24"/>
          <w:szCs w:val="24"/>
          <w:lang w:val="en-US"/>
        </w:rPr>
        <w:t xml:space="preserve"> the sensitivity in</w:t>
      </w:r>
      <w:r w:rsidR="00AE3680" w:rsidRPr="0077024F">
        <w:rPr>
          <w:rFonts w:ascii="Times New Roman" w:hAnsi="Times New Roman" w:cs="Times New Roman"/>
          <w:sz w:val="24"/>
          <w:szCs w:val="24"/>
          <w:lang w:val="en-US"/>
        </w:rPr>
        <w:t xml:space="preserve"> the perception of vocal cues? The abovementioned OPERA hypothesis </w:t>
      </w:r>
      <w:sdt>
        <w:sdtPr>
          <w:rPr>
            <w:rFonts w:ascii="Times New Roman" w:hAnsi="Times New Roman" w:cs="Times New Roman"/>
            <w:sz w:val="24"/>
            <w:szCs w:val="24"/>
            <w:lang w:val="en-US"/>
          </w:rPr>
          <w:alias w:val="To edit, see citavi.com/edit"/>
          <w:tag w:val="CitaviPlaceholder#d0cbdf72-21a7-4869-9d6b-7f66533e921a"/>
          <w:id w:val="-360128336"/>
          <w:placeholder>
            <w:docPart w:val="DefaultPlaceholder_-1854013440"/>
          </w:placeholder>
        </w:sdtPr>
        <w:sdtContent>
          <w:r w:rsidR="00AE368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jMjQ3ODk1LWIwN2ItNGQzMi1hNjliLTM2YjFiOGU5ZWY4MCIsIlJhbmdlTGVuZ3RoIjoyLCJSZWZlcmVuY2VJZCI6IjkxZjNkYzE0LTAzODQtNDQ2Ni1hYmYzLTA3MjQ2MTkxYjAz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jE3NDc3NzMiLCJVcmlTdHJpbmciOiJodHRwOi8vd3d3Lm5jYmkubmxtLm5paC5nb3YvcHVibWVkLzIxNzQ3Nzc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GQ5MmYxMDItN2Q2OS00YTM0LWJhM2EtMDgxZTc3MDkxNjg4IiwiTW9kaWZpZWRPbiI6IjIwMTktMDItMjFUMTI6NTA6NTQ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MzODkvZnBzeWcuMjAxMS4wMDE0MiIsIlVyaVN0cmluZyI6Imh0dHBzOi8vZG9pLm9yZy8xMC4zMzg5L2Zwc3lnLjIwMTEuMDAxND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TgwOWY3MDUtMDZkNC00ODhiLWExYTgtMzJhMDgzMWRjNDYx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zMTI4MjQ0IiwiVXJpU3RyaW5nIjoiaHR0cHM6Ly93d3cubmNiaS5ubG0ubmloLmdvdi9wbWMvYXJ0aWNsZXMvUE1DMzEyODI0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}</w:instrText>
          </w:r>
          <w:r w:rsidR="00AE368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10</w:t>
          </w:r>
          <w:r w:rsidR="00AE3680" w:rsidRPr="0077024F">
            <w:rPr>
              <w:rFonts w:ascii="Times New Roman" w:hAnsi="Times New Roman" w:cs="Times New Roman"/>
              <w:sz w:val="24"/>
              <w:szCs w:val="24"/>
              <w:lang w:val="en-US"/>
            </w:rPr>
            <w:fldChar w:fldCharType="end"/>
          </w:r>
        </w:sdtContent>
      </w:sdt>
      <w:r w:rsidR="00AE3680" w:rsidRPr="0077024F">
        <w:rPr>
          <w:rFonts w:ascii="Times New Roman" w:hAnsi="Times New Roman" w:cs="Times New Roman"/>
          <w:sz w:val="24"/>
          <w:szCs w:val="24"/>
          <w:lang w:val="en-US"/>
        </w:rPr>
        <w:t xml:space="preserve"> would predict that singers’ </w:t>
      </w:r>
      <w:r w:rsidR="003346A7" w:rsidRPr="0077024F">
        <w:rPr>
          <w:rFonts w:ascii="Times New Roman" w:hAnsi="Times New Roman" w:cs="Times New Roman"/>
          <w:sz w:val="24"/>
          <w:szCs w:val="24"/>
          <w:lang w:val="en-US"/>
        </w:rPr>
        <w:t xml:space="preserve">high degree </w:t>
      </w:r>
      <w:r w:rsidR="00C27B42" w:rsidRPr="0077024F">
        <w:rPr>
          <w:rFonts w:ascii="Times New Roman" w:hAnsi="Times New Roman" w:cs="Times New Roman"/>
          <w:sz w:val="24"/>
          <w:szCs w:val="24"/>
          <w:lang w:val="en-US"/>
        </w:rPr>
        <w:t xml:space="preserve">of </w:t>
      </w:r>
      <w:r w:rsidR="00AE3680" w:rsidRPr="0077024F">
        <w:rPr>
          <w:rFonts w:ascii="Times New Roman" w:hAnsi="Times New Roman" w:cs="Times New Roman"/>
          <w:sz w:val="24"/>
          <w:szCs w:val="24"/>
          <w:lang w:val="en-US"/>
        </w:rPr>
        <w:t xml:space="preserve">auditory-motor precision and neural overlap would lead to </w:t>
      </w:r>
      <w:r w:rsidR="00226CD0" w:rsidRPr="0077024F">
        <w:rPr>
          <w:rFonts w:ascii="Times New Roman" w:hAnsi="Times New Roman" w:cs="Times New Roman"/>
          <w:sz w:val="24"/>
          <w:szCs w:val="24"/>
          <w:lang w:val="en-US"/>
        </w:rPr>
        <w:t>benefits in</w:t>
      </w:r>
      <w:r w:rsidR="00BC5426" w:rsidRPr="0077024F">
        <w:rPr>
          <w:rFonts w:ascii="Times New Roman" w:hAnsi="Times New Roman" w:cs="Times New Roman"/>
          <w:sz w:val="24"/>
          <w:szCs w:val="24"/>
          <w:lang w:val="en-US"/>
        </w:rPr>
        <w:t xml:space="preserve"> </w:t>
      </w:r>
      <w:r w:rsidR="00226CD0" w:rsidRPr="0077024F">
        <w:rPr>
          <w:rFonts w:ascii="Times New Roman" w:hAnsi="Times New Roman" w:cs="Times New Roman"/>
          <w:sz w:val="24"/>
          <w:szCs w:val="24"/>
          <w:lang w:val="en-US"/>
        </w:rPr>
        <w:t>perception</w:t>
      </w:r>
      <w:r w:rsidR="00AE3680" w:rsidRPr="0077024F">
        <w:rPr>
          <w:rFonts w:ascii="Times New Roman" w:hAnsi="Times New Roman" w:cs="Times New Roman"/>
          <w:sz w:val="24"/>
          <w:szCs w:val="24"/>
          <w:lang w:val="en-US"/>
        </w:rPr>
        <w:t xml:space="preserve">. </w:t>
      </w:r>
      <w:r w:rsidR="003346A7" w:rsidRPr="0077024F">
        <w:rPr>
          <w:rFonts w:ascii="Times New Roman" w:hAnsi="Times New Roman" w:cs="Times New Roman"/>
          <w:sz w:val="24"/>
          <w:szCs w:val="24"/>
          <w:lang w:val="en-US"/>
        </w:rPr>
        <w:t>However</w:t>
      </w:r>
      <w:r w:rsidR="00AE3680" w:rsidRPr="0077024F">
        <w:rPr>
          <w:rFonts w:ascii="Times New Roman" w:hAnsi="Times New Roman" w:cs="Times New Roman"/>
          <w:sz w:val="24"/>
          <w:szCs w:val="24"/>
          <w:lang w:val="en-US"/>
        </w:rPr>
        <w:t xml:space="preserve">, this is not </w:t>
      </w:r>
      <w:r w:rsidR="003346A7" w:rsidRPr="0077024F">
        <w:rPr>
          <w:rFonts w:ascii="Times New Roman" w:hAnsi="Times New Roman" w:cs="Times New Roman"/>
          <w:sz w:val="24"/>
          <w:szCs w:val="24"/>
          <w:lang w:val="en-US"/>
        </w:rPr>
        <w:t xml:space="preserve">consistently </w:t>
      </w:r>
      <w:r w:rsidR="00AE3680" w:rsidRPr="0077024F">
        <w:rPr>
          <w:rFonts w:ascii="Times New Roman" w:hAnsi="Times New Roman" w:cs="Times New Roman"/>
          <w:sz w:val="24"/>
          <w:szCs w:val="24"/>
          <w:lang w:val="en-US"/>
        </w:rPr>
        <w:t>supported by empirical findings</w:t>
      </w:r>
      <w:r w:rsidR="002F6B62"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535528c-fe38-4ae4-8f0e-48610f358cc0"/>
          <w:id w:val="-806078846"/>
          <w:placeholder>
            <w:docPart w:val="2CCB5FC22A594A83BF2CAF57C52CEEF4"/>
          </w:placeholder>
        </w:sdtPr>
        <w:sdtContent>
          <w:r w:rsidR="002F6B6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N2Y4OTExLTE0MDMtNDVjOS04ZjQzLTBmMWU3MTNhNmUwOSIsIlJhbmdlTGVuZ3RoIjoyLCJSZWZlcmVuY2VJZCI6IjllNGE4M2RmLWQ1YzktNGZkOC04MzFhLWEyNDA1NzA3YjMx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yMS8xLjMwMjEzMDkiLCJVcmlTdHJpbmciOiJodHRwczovL2RvaS5vcmcvMTAuMTEyMS8xLjMwMjEz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QtMDRUMTY6MDA6MzYiLCJNb2RpZmllZEJ5IjoiX0NocmlzdGluZSBOdXNzYmF1bSIsIklkIjoiYTFiMDQ4ZWUtN2NmZS00NGVkLTg3ZWMtNWI4ZjIxYmM4Yzg1IiwiTW9kaWZpZWRPbiI6IjIwMjUtMDQtMDRUMTY6MDA6MzY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OTE3MzQyMCIsIlVyaVN0cmluZyI6Imh0dHA6Ly93d3cubmNiaS5ubG0ubmloLmdvdi9wdWJtZWQvMTkxNzM0Mj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I4In1dfSwiVGFnIjoiQ2l0YXZpUGxhY2Vob2xkZXIjOTUzNTUyOGMtZmUzOC00YWU0LThmMGUtNDg2MTBmMzU4Y2MwIiwiVGV4dCI6IjI4IiwiV0FJVmVyc2lvbiI6IjYuMTEuMC4wIn0=}</w:instrText>
          </w:r>
          <w:r w:rsidR="002F6B6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28</w:t>
          </w:r>
          <w:r w:rsidR="002F6B62" w:rsidRPr="0077024F">
            <w:rPr>
              <w:rFonts w:ascii="Times New Roman" w:hAnsi="Times New Roman" w:cs="Times New Roman"/>
              <w:sz w:val="24"/>
              <w:szCs w:val="24"/>
              <w:lang w:val="en-US"/>
            </w:rPr>
            <w:fldChar w:fldCharType="end"/>
          </w:r>
        </w:sdtContent>
      </w:sdt>
      <w:r w:rsidR="002F6B62" w:rsidRPr="0077024F">
        <w:rPr>
          <w:rFonts w:ascii="Times New Roman" w:hAnsi="Times New Roman" w:cs="Times New Roman"/>
          <w:sz w:val="24"/>
          <w:szCs w:val="24"/>
          <w:lang w:val="en-US"/>
        </w:rPr>
        <w:t>.</w:t>
      </w:r>
      <w:r w:rsidR="00226CD0" w:rsidRPr="0077024F">
        <w:rPr>
          <w:rFonts w:ascii="Times New Roman" w:hAnsi="Times New Roman" w:cs="Times New Roman"/>
          <w:sz w:val="24"/>
          <w:szCs w:val="24"/>
          <w:lang w:val="en-US"/>
        </w:rPr>
        <w:t xml:space="preserve"> </w:t>
      </w:r>
      <w:r w:rsidR="002F6B62" w:rsidRPr="0077024F">
        <w:rPr>
          <w:rFonts w:ascii="Times New Roman" w:hAnsi="Times New Roman" w:cs="Times New Roman"/>
          <w:sz w:val="24"/>
          <w:szCs w:val="24"/>
          <w:lang w:val="en-US"/>
        </w:rPr>
        <w:t>In fact</w:t>
      </w:r>
      <w:bookmarkEnd w:id="16"/>
      <w:r w:rsidR="002F6B62" w:rsidRPr="0077024F">
        <w:rPr>
          <w:rFonts w:ascii="Times New Roman" w:hAnsi="Times New Roman" w:cs="Times New Roman"/>
          <w:sz w:val="24"/>
          <w:szCs w:val="24"/>
          <w:lang w:val="en-US"/>
        </w:rPr>
        <w:t xml:space="preserve">, </w:t>
      </w:r>
      <w:ins w:id="17" w:author="Christine Nussbaum" w:date="2025-10-15T15:52:00Z">
        <w:r w:rsidR="00630068" w:rsidRPr="0077024F">
          <w:rPr>
            <w:rFonts w:ascii="Times New Roman" w:hAnsi="Times New Roman" w:cs="Times New Roman"/>
            <w:sz w:val="24"/>
            <w:szCs w:val="24"/>
            <w:lang w:val="en-US"/>
          </w:rPr>
          <w:t xml:space="preserve">Martins </w:t>
        </w:r>
      </w:ins>
      <w:ins w:id="18" w:author="Christine Nussbaum" w:date="2025-10-15T16:00:00Z">
        <w:r w:rsidR="00355248" w:rsidRPr="0077024F">
          <w:rPr>
            <w:rFonts w:ascii="Times New Roman" w:hAnsi="Times New Roman" w:cs="Times New Roman"/>
            <w:sz w:val="24"/>
            <w:szCs w:val="24"/>
            <w:lang w:val="en-US"/>
          </w:rPr>
          <w:t xml:space="preserve">et al. 2022 </w:t>
        </w:r>
      </w:ins>
      <w:ins w:id="19" w:author="Christine Nussbaum" w:date="2025-10-15T15:52:00Z">
        <w:r w:rsidR="00630068" w:rsidRPr="0077024F">
          <w:rPr>
            <w:rFonts w:ascii="Times New Roman" w:hAnsi="Times New Roman" w:cs="Times New Roman"/>
            <w:sz w:val="24"/>
            <w:szCs w:val="24"/>
            <w:lang w:val="en-US"/>
          </w:rPr>
          <w:t xml:space="preserve"> </w:t>
        </w:r>
      </w:ins>
      <w:sdt>
        <w:sdtPr>
          <w:rPr>
            <w:rFonts w:ascii="Times New Roman" w:hAnsi="Times New Roman" w:cs="Times New Roman"/>
            <w:sz w:val="24"/>
            <w:szCs w:val="24"/>
            <w:lang w:val="en-US"/>
          </w:rPr>
          <w:alias w:val="To edit, see citavi.com/edit"/>
          <w:tag w:val="CitaviPlaceholder#3a0d578c-3154-4ae1-8a47-0186e88b5509"/>
          <w:id w:val="1299191498"/>
          <w:placeholder>
            <w:docPart w:val="FE7978C886AA414AA4D08169BA85532D"/>
          </w:placeholder>
        </w:sdtPr>
        <w:sdtContent>
          <w:r w:rsidR="002F6B6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EzZmJmYTAzLTNkNzQtNDQ4Yi05OWFmLWJlNWM1YTQ1MDk3YyIsIkVudHJpZXMiOlt7IiRpZCI6IjIiLCIkdHlwZSI6IlN3aXNzQWNhZGVtaWMuQ2l0YXZpLkNpdGF0aW9ucy5Xb3JkUGxhY2Vob2xkZXJFbnRyeSwgU3dpc3NBY2FkZW1pYy5DaXRhdmkiLCJJZCI6Ijg3MDNiMTk2LTQ4YjQtNGJhMy1iMTlhLWYxNDRkMzE3MzEyMiIsIlJhbmdlTGVuZ3RoIjoyLCJSZWZlcmVuY2VJZCI6ImNiN2JjYzU2LTg1MzMtNGIyMC1iNDQ2LThkNjg5ODRmOWU5O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W7DqnMiLCJMYXN0TmFtZSI6Ik1hcnRpbnMiLCJQcm90ZWN0ZWQiOmZhbHNlLCJTZXgiOjEsIkNyZWF0ZWRCeSI6Il9DaHJpc3RpbmUgTnVzc2JhdW0iLCJDcmVhdGVkT24iOiIyMDIyLTA4LTEzVDE4OjIwOjQyIiwiTW9kaWZpZWRCeSI6Il9DaHJpc3RpbmUgTnVzc2JhdW0iLCJJZCI6IjMyYzljZjI5LTI4ZWMtNDFkOC1iOWRhLWRlZGVjNTNmZDQ2NiIsIk1vZGlmaWVkT24iOiIyMDIyLTA4LTEzVDE4OjIwOjQyIiwiUHJvamVjdCI6eyIkaWQiOiI1IiwiJHR5cGUiOiJTd2lzc0FjYWRlbWljLkNpdGF2aS5Qcm9qZWN0LCBTd2lzc0FjYWRlbWljLkNpdGF2aSJ9fSx7IiRpZCI6IjY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Sx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HJlZiI6IjUifX1dLCJCaWJUZVhLZXkiOiJNYXJ0aW5zXzIwMjIiLCJDaXRhdGlvbktleVVwZGF0ZVR5cGUiOjAsIkNvbGxhYm9yYXRvcnMiOltdLCJEYXRlMiI6IjAzLjA1LjIwMjIiLCJEb2kiOiIxMC4zNzU4L3MxMzQxNS0wMjItMDEwMDcte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zc1OC9zMTM0MTUtMDIyLTAxMDA3LXgiLCJVcmlTdHJpbmciOiJodHRwczovL2RvaS5vcmcvMTAuMzc1OC9zMTM0MTUtMDIyLTAxMDA3LX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A6NDIiLCJNb2RpZmllZEJ5IjoiX0NocmlzdGluZSBOdXNzYmF1bSIsIklkIjoiMTM5MmU0M2YtZTg3Mi00NDc0LTg1NDUtZGE0YTZmODIwMmJjIiwiTW9kaWZpZWRPbiI6IjIwMjItMDgtMTNUMTg6MjA6ND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TUwMTQyNyIsIlVyaVN0cmluZyI6Imh0dHA6Ly93d3cubmNiaS5ubG0ubmloLmdvdi9wdWJtZWQvMzU1MDE0Mj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yOSJ9XX0sIlRhZyI6IkNpdGF2aVBsYWNlaG9sZGVyIzNhMGQ1NzhjLTMxNTQtNGFlMS04YTQ3LTAxODZlODhiNTUwOSIsIlRleHQiOiIyOSIsIldBSVZlcnNpb24iOiI2LjExLjAuMCJ9}</w:instrText>
          </w:r>
          <w:r w:rsidR="002F6B6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29</w:t>
          </w:r>
          <w:r w:rsidR="002F6B62" w:rsidRPr="0077024F">
            <w:rPr>
              <w:rFonts w:ascii="Times New Roman" w:hAnsi="Times New Roman" w:cs="Times New Roman"/>
              <w:sz w:val="24"/>
              <w:szCs w:val="24"/>
              <w:lang w:val="en-US"/>
            </w:rPr>
            <w:fldChar w:fldCharType="end"/>
          </w:r>
        </w:sdtContent>
      </w:sdt>
      <w:r w:rsidR="002F6B62" w:rsidRPr="0077024F">
        <w:rPr>
          <w:rFonts w:ascii="Times New Roman" w:hAnsi="Times New Roman" w:cs="Times New Roman"/>
          <w:sz w:val="24"/>
          <w:szCs w:val="24"/>
          <w:lang w:val="en-US"/>
        </w:rPr>
        <w:t xml:space="preserve">  found no differences in electrophysiological response</w:t>
      </w:r>
      <w:r w:rsidR="00B356BB" w:rsidRPr="0077024F">
        <w:rPr>
          <w:rFonts w:ascii="Times New Roman" w:hAnsi="Times New Roman" w:cs="Times New Roman"/>
          <w:sz w:val="24"/>
          <w:szCs w:val="24"/>
          <w:lang w:val="en-US"/>
        </w:rPr>
        <w:t>s</w:t>
      </w:r>
      <w:r w:rsidR="002F6B62" w:rsidRPr="0077024F">
        <w:rPr>
          <w:rFonts w:ascii="Times New Roman" w:hAnsi="Times New Roman" w:cs="Times New Roman"/>
          <w:sz w:val="24"/>
          <w:szCs w:val="24"/>
          <w:lang w:val="en-US"/>
        </w:rPr>
        <w:t xml:space="preserve"> to emotional voices between singers and instrumentalists, suggesting similar profiles of auditory processing. Apart from this study, </w:t>
      </w:r>
      <w:r w:rsidR="00C617CB" w:rsidRPr="0077024F">
        <w:rPr>
          <w:rFonts w:ascii="Times New Roman" w:hAnsi="Times New Roman" w:cs="Times New Roman"/>
          <w:sz w:val="24"/>
          <w:szCs w:val="24"/>
          <w:lang w:val="en-US"/>
        </w:rPr>
        <w:t xml:space="preserve">relevant </w:t>
      </w:r>
      <w:r w:rsidR="002F6B62" w:rsidRPr="0077024F">
        <w:rPr>
          <w:rFonts w:ascii="Times New Roman" w:hAnsi="Times New Roman" w:cs="Times New Roman"/>
          <w:sz w:val="24"/>
          <w:szCs w:val="24"/>
          <w:lang w:val="en-US"/>
        </w:rPr>
        <w:t xml:space="preserve">evidence regarding vocal emotion </w:t>
      </w:r>
      <w:r w:rsidR="001241B7" w:rsidRPr="0077024F">
        <w:rPr>
          <w:rFonts w:ascii="Times New Roman" w:hAnsi="Times New Roman" w:cs="Times New Roman"/>
          <w:sz w:val="24"/>
          <w:szCs w:val="24"/>
          <w:lang w:val="en-US"/>
        </w:rPr>
        <w:t>recognition</w:t>
      </w:r>
      <w:r w:rsidR="002F6B62" w:rsidRPr="0077024F">
        <w:rPr>
          <w:rFonts w:ascii="Times New Roman" w:hAnsi="Times New Roman" w:cs="Times New Roman"/>
          <w:sz w:val="24"/>
          <w:szCs w:val="24"/>
          <w:lang w:val="en-US"/>
        </w:rPr>
        <w:t xml:space="preserve"> is sparse and inconclusive. </w:t>
      </w:r>
      <w:r w:rsidR="00A11AA7" w:rsidRPr="0077024F">
        <w:rPr>
          <w:rFonts w:ascii="Times New Roman" w:hAnsi="Times New Roman" w:cs="Times New Roman"/>
          <w:sz w:val="24"/>
          <w:szCs w:val="24"/>
          <w:lang w:val="en-US"/>
        </w:rPr>
        <w:t>Several</w:t>
      </w:r>
      <w:r w:rsidR="00A37691" w:rsidRPr="0077024F">
        <w:rPr>
          <w:rFonts w:ascii="Times New Roman" w:hAnsi="Times New Roman" w:cs="Times New Roman"/>
          <w:sz w:val="24"/>
          <w:szCs w:val="24"/>
          <w:lang w:val="en-US"/>
        </w:rPr>
        <w:t xml:space="preserve"> studies </w:t>
      </w:r>
      <w:r w:rsidR="00A11AA7" w:rsidRPr="0077024F">
        <w:rPr>
          <w:rFonts w:ascii="Times New Roman" w:hAnsi="Times New Roman" w:cs="Times New Roman"/>
          <w:sz w:val="24"/>
          <w:szCs w:val="24"/>
          <w:lang w:val="en-US"/>
        </w:rPr>
        <w:t xml:space="preserve">observed correlations between vocal emotion </w:t>
      </w:r>
      <w:r w:rsidR="001241B7" w:rsidRPr="0077024F">
        <w:rPr>
          <w:rFonts w:ascii="Times New Roman" w:hAnsi="Times New Roman" w:cs="Times New Roman"/>
          <w:sz w:val="24"/>
          <w:szCs w:val="24"/>
          <w:lang w:val="en-US"/>
        </w:rPr>
        <w:t>recognition</w:t>
      </w:r>
      <w:r w:rsidR="00A11AA7" w:rsidRPr="0077024F">
        <w:rPr>
          <w:rFonts w:ascii="Times New Roman" w:hAnsi="Times New Roman" w:cs="Times New Roman"/>
          <w:sz w:val="24"/>
          <w:szCs w:val="24"/>
          <w:lang w:val="en-US"/>
        </w:rPr>
        <w:t xml:space="preserve"> and singing abilities, either self-rated </w:t>
      </w:r>
      <w:r w:rsidR="00EC63E0" w:rsidRPr="0077024F">
        <w:rPr>
          <w:rFonts w:ascii="Times New Roman" w:hAnsi="Times New Roman" w:cs="Times New Roman"/>
          <w:sz w:val="24"/>
          <w:szCs w:val="24"/>
          <w:lang w:val="en-US"/>
        </w:rPr>
        <w:t xml:space="preserve">or </w:t>
      </w:r>
      <w:r w:rsidR="00A11AA7" w:rsidRPr="0077024F">
        <w:rPr>
          <w:rFonts w:ascii="Times New Roman" w:hAnsi="Times New Roman" w:cs="Times New Roman"/>
          <w:sz w:val="24"/>
          <w:szCs w:val="24"/>
          <w:lang w:val="en-US"/>
        </w:rPr>
        <w:t xml:space="preserve">objectively measured </w:t>
      </w:r>
      <w:sdt>
        <w:sdtPr>
          <w:rPr>
            <w:rFonts w:ascii="Times New Roman" w:hAnsi="Times New Roman" w:cs="Times New Roman"/>
            <w:sz w:val="24"/>
            <w:szCs w:val="24"/>
            <w:lang w:val="en-US"/>
          </w:rPr>
          <w:alias w:val="To edit, see citavi.com/edit"/>
          <w:tag w:val="CitaviPlaceholder#ca452eb3-97be-4480-b18b-3a1dac0d3fb9"/>
          <w:id w:val="1014040511"/>
          <w:placeholder>
            <w:docPart w:val="DefaultPlaceholder_-1854013440"/>
          </w:placeholder>
        </w:sdtPr>
        <w:sdtContent>
          <w:r w:rsidR="00A11AA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NTQ0YjBkLWFjYzMtNGFkYS04ZDU0LWUxZThjYTRmMmYwNi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0seyIkaWQiOiIyMCIsIiR0eXBlIjoiU3dpc3NBY2FkZW1pYy5DaXRhdmkuQ2l0YXRpb25zLldvcmRQbGFjZWhvbGRlckVudHJ5LCBTd2lzc0FjYWRlbWljLkNpdGF2aSIsIklkIjoiOTcxN2I1ZGMtZTM1Ny00MTVmLWI5NWItZGEzYTgzMTJhYzA1IiwiUmFuZ2VTdGFydCI6MiwiUmFuZ2VMZW5ndGgiOjQsIlJlZmVyZW5jZUlkIjoiM2M1ODIwZTItMjdlOS00NTU3LTk4ZGItYjk1NWEyZjZlNWQ0Ii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yZWYiOiI1In19LHsiJGlkIjoiMjM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y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ExL2Jqb3AuMTI2ODQiLCJVcmlTdHJpbmciOiJodHRwczovL2RvaS5vcmcvMTAuMTExMS9iam9wLjEyNjg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3VDA4OjUyOjA0IiwiTW9kaWZpZWRCeSI6Il9DaHJpc3RpbmUgTnVzc2JhdW0iLCJJZCI6IjM4YWQwNWM5LTk2ODQtNDI4YS1iYWQ1LTJiZGIyNjk0ZTRiZSIsIk1vZGlmaWVkT24iOiIyMDI1LTAxLTA3VDA4OjUyOjA0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zc4NTEzNjkiLCJVcmlTdHJpbmciOiJodHRwOi8vd3d3Lm5jYmkubmxtLm5paC5nb3YvcHVibWVkLzM3ODUxMzY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zYzODAxNDgiLCJVcmlTdHJpbmciOiJodHRwOi8vd3d3Lm5jYmkubmxtLm5paC5nb3YvcHVibWVkLzM2MzgwMTQ4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}</w:instrText>
          </w:r>
          <w:r w:rsidR="00A11AA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15, 14, 30</w:t>
          </w:r>
          <w:r w:rsidR="00A11AA7" w:rsidRPr="0077024F">
            <w:rPr>
              <w:rFonts w:ascii="Times New Roman" w:hAnsi="Times New Roman" w:cs="Times New Roman"/>
              <w:sz w:val="24"/>
              <w:szCs w:val="24"/>
              <w:lang w:val="en-US"/>
            </w:rPr>
            <w:fldChar w:fldCharType="end"/>
          </w:r>
        </w:sdtContent>
      </w:sdt>
      <w:r w:rsidR="00A11AA7" w:rsidRPr="0077024F">
        <w:rPr>
          <w:rFonts w:ascii="Times New Roman" w:hAnsi="Times New Roman" w:cs="Times New Roman"/>
          <w:sz w:val="24"/>
          <w:szCs w:val="24"/>
          <w:lang w:val="en-US"/>
        </w:rPr>
        <w:t>, but all samples comprised both singers and instrumentalists.</w:t>
      </w:r>
      <w:r w:rsidR="00ED783C" w:rsidRPr="0077024F">
        <w:rPr>
          <w:rFonts w:ascii="Times New Roman" w:hAnsi="Times New Roman" w:cs="Times New Roman"/>
          <w:sz w:val="24"/>
          <w:szCs w:val="24"/>
          <w:lang w:val="en-US"/>
        </w:rPr>
        <w:t xml:space="preserve"> </w:t>
      </w:r>
      <w:r w:rsidR="006F443A" w:rsidRPr="0077024F">
        <w:rPr>
          <w:rFonts w:ascii="Times New Roman" w:hAnsi="Times New Roman" w:cs="Times New Roman"/>
          <w:sz w:val="24"/>
          <w:szCs w:val="24"/>
          <w:lang w:val="en-US"/>
        </w:rPr>
        <w:t>Intriguingly,</w:t>
      </w:r>
      <w:r w:rsidR="00ED783C" w:rsidRPr="0077024F">
        <w:rPr>
          <w:rFonts w:ascii="Times New Roman" w:hAnsi="Times New Roman" w:cs="Times New Roman"/>
          <w:sz w:val="24"/>
          <w:szCs w:val="24"/>
          <w:lang w:val="en-US"/>
        </w:rPr>
        <w:t xml:space="preserve"> </w:t>
      </w:r>
      <w:r w:rsidR="006F443A" w:rsidRPr="0077024F">
        <w:rPr>
          <w:rFonts w:ascii="Times New Roman" w:hAnsi="Times New Roman" w:cs="Times New Roman"/>
          <w:sz w:val="24"/>
          <w:szCs w:val="24"/>
          <w:lang w:val="en-US"/>
        </w:rPr>
        <w:t>a</w:t>
      </w:r>
      <w:r w:rsidR="00AA1DF7" w:rsidRPr="0077024F">
        <w:rPr>
          <w:rFonts w:ascii="Times New Roman" w:hAnsi="Times New Roman" w:cs="Times New Roman"/>
          <w:sz w:val="24"/>
          <w:szCs w:val="24"/>
          <w:lang w:val="en-US"/>
        </w:rPr>
        <w:t xml:space="preserve"> music-intervention study </w:t>
      </w:r>
      <w:r w:rsidR="00A11AA7" w:rsidRPr="0077024F">
        <w:rPr>
          <w:rFonts w:ascii="Times New Roman" w:hAnsi="Times New Roman" w:cs="Times New Roman"/>
          <w:sz w:val="24"/>
          <w:szCs w:val="24"/>
          <w:lang w:val="en-US"/>
        </w:rPr>
        <w:t>reported</w:t>
      </w:r>
      <w:r w:rsidR="00AA1DF7" w:rsidRPr="0077024F">
        <w:rPr>
          <w:rFonts w:ascii="Times New Roman" w:hAnsi="Times New Roman" w:cs="Times New Roman"/>
          <w:sz w:val="24"/>
          <w:szCs w:val="24"/>
          <w:lang w:val="en-US"/>
        </w:rPr>
        <w:t xml:space="preserve"> that </w:t>
      </w:r>
      <w:r w:rsidR="00ED783C" w:rsidRPr="0077024F">
        <w:rPr>
          <w:rFonts w:ascii="Times New Roman" w:hAnsi="Times New Roman" w:cs="Times New Roman"/>
          <w:sz w:val="24"/>
          <w:szCs w:val="24"/>
          <w:lang w:val="en-US"/>
        </w:rPr>
        <w:t>singing may even interfere</w:t>
      </w:r>
      <w:r w:rsidR="00AA1DF7" w:rsidRPr="0077024F">
        <w:rPr>
          <w:rFonts w:ascii="Times New Roman" w:hAnsi="Times New Roman" w:cs="Times New Roman"/>
          <w:sz w:val="24"/>
          <w:szCs w:val="24"/>
          <w:lang w:val="en-US"/>
        </w:rPr>
        <w:t xml:space="preserve"> with vocal emotional processing</w:t>
      </w:r>
      <w:r w:rsidR="006F443A" w:rsidRPr="0077024F">
        <w:rPr>
          <w:rFonts w:ascii="Times New Roman" w:hAnsi="Times New Roman" w:cs="Times New Roman"/>
          <w:sz w:val="24"/>
          <w:szCs w:val="24"/>
          <w:lang w:val="en-US"/>
        </w:rPr>
        <w:t xml:space="preserve">, while </w:t>
      </w:r>
      <w:r w:rsidR="00A11AA7" w:rsidRPr="0077024F">
        <w:rPr>
          <w:rFonts w:ascii="Times New Roman" w:hAnsi="Times New Roman" w:cs="Times New Roman"/>
          <w:sz w:val="24"/>
          <w:szCs w:val="24"/>
          <w:lang w:val="en-US"/>
        </w:rPr>
        <w:t>instrument</w:t>
      </w:r>
      <w:r w:rsidR="006F443A" w:rsidRPr="0077024F">
        <w:rPr>
          <w:rFonts w:ascii="Times New Roman" w:hAnsi="Times New Roman" w:cs="Times New Roman"/>
          <w:sz w:val="24"/>
          <w:szCs w:val="24"/>
          <w:lang w:val="en-US"/>
        </w:rPr>
        <w:t xml:space="preserve"> lessons ha</w:t>
      </w:r>
      <w:r w:rsidR="00B347A0" w:rsidRPr="0077024F">
        <w:rPr>
          <w:rFonts w:ascii="Times New Roman" w:hAnsi="Times New Roman" w:cs="Times New Roman"/>
          <w:sz w:val="24"/>
          <w:szCs w:val="24"/>
          <w:lang w:val="en-US"/>
        </w:rPr>
        <w:t>d</w:t>
      </w:r>
      <w:r w:rsidR="006F443A" w:rsidRPr="0077024F">
        <w:rPr>
          <w:rFonts w:ascii="Times New Roman" w:hAnsi="Times New Roman" w:cs="Times New Roman"/>
          <w:sz w:val="24"/>
          <w:szCs w:val="24"/>
          <w:lang w:val="en-US"/>
        </w:rPr>
        <w:t xml:space="preserve"> a positive effect</w:t>
      </w:r>
      <w:r w:rsidR="00AA1DF7"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6e63841-4c72-47e6-bf68-d7fa8584d917"/>
          <w:id w:val="1704900855"/>
          <w:placeholder>
            <w:docPart w:val="DefaultPlaceholder_-1854013440"/>
          </w:placeholder>
        </w:sdtPr>
        <w:sdtContent>
          <w:r w:rsidR="00AA1DF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1MmI0ZTFlLWExMzQtNGNjOC1iNTNkLTJjYWZmYmYwZTk2YyIsIlJhbmdlTGVuZ3RoIjoyLCJSZWZlcmVuY2VJZCI6IjgzZWI5YjZhLThjODAtNDQ5ZC04ODdiLTA3Njg5MTIyZDky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pZCI6IjUiLCIkdHlwZSI6IlN3aXNzQWNhZGVtaWMuQ2l0YXZpLlByb2plY3QsIFN3aXNzQWNhZGVtaWMuQ2l0YXZpIn19LHsiJGlkIjoiNi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1MDUzNzI2IiwiVXJpU3RyaW5nIjoiaHR0cDovL3d3dy5uY2JpLm5sbS5uaWguZ292L3B1Ym1lZC8xNTA1Mzcy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jYjAxOWZjOS1jY2U0LTQyMTctYjg2MC04ZTAzMDk5MTEyMTk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zcvMTUyOC0zNTQyLjQuMS40NiIsIlVyaVN0cmluZyI6Imh0dHBzOi8vZG9pLm9yZy8xMC4xMDM3LzE1MjgtMzU0Mi40LjEuND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jZmYmM3MWMtMWVhZi00MDA4LThkMDUtYmVmNDZjNWMyYzUwIiwiTW9kaWZpZWRPbiI6IjIwMTktMDItMjFUMTI6NTA6NTQiLCJQcm9qZWN0Ijp7IiRyZWYiOiI1In19XSwiTnVtYmVyIjoiMSIsIk9yZ2FuaXphdGlvbnMiOltdLCJPdGhlcnNJbnZvbHZlZCI6W10sIlBhZ2VSYW5nZSI6IjxzcD5cclxuICA8bj40Njwvbj5cclxuICA8aW4+dHJ1ZTwvaW4+XHJcbiAgPG9zPjQ2PC9vcz5cclxuICA8cHM+NDY8L3BzPlxyXG48L3NwPlxyXG48ZXA+XHJcbiAgPG4+NjQ8L24+XHJcbiAgPGluPnRydWU8L2luPlxyXG4gIDxvcz42NDwvb3M+XHJcbiAgPHBzPjY0PC9wcz5cclxuPC9lcD5cclxuPG9zPjQ2LTY0PC9vcz4iLCJQZXJpb2RpY2FsIjp7IiRpZCI6IjE0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MxIn1dfSwiVGFnIjoiQ2l0YXZpUGxhY2Vob2xkZXIjYTZlNjM4NDEtNGM3Mi00N2U2LWJmNjgtZDdmYTg1ODRkOTE3IiwiVGV4dCI6IjMxIiwiV0FJVmVyc2lvbiI6IjYuMTEuMC4wIn0=}</w:instrText>
          </w:r>
          <w:r w:rsidR="00AA1DF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31</w:t>
          </w:r>
          <w:r w:rsidR="00AA1DF7" w:rsidRPr="0077024F">
            <w:rPr>
              <w:rFonts w:ascii="Times New Roman" w:hAnsi="Times New Roman" w:cs="Times New Roman"/>
              <w:sz w:val="24"/>
              <w:szCs w:val="24"/>
              <w:lang w:val="en-US"/>
            </w:rPr>
            <w:fldChar w:fldCharType="end"/>
          </w:r>
        </w:sdtContent>
      </w:sdt>
      <w:r w:rsidR="00AA1DF7" w:rsidRPr="0077024F">
        <w:rPr>
          <w:rFonts w:ascii="Times New Roman" w:hAnsi="Times New Roman" w:cs="Times New Roman"/>
          <w:sz w:val="24"/>
          <w:szCs w:val="24"/>
          <w:lang w:val="en-US"/>
        </w:rPr>
        <w:t xml:space="preserve">. </w:t>
      </w:r>
      <w:r w:rsidR="00314FA2" w:rsidRPr="0077024F">
        <w:rPr>
          <w:rFonts w:ascii="Times New Roman" w:hAnsi="Times New Roman" w:cs="Times New Roman"/>
          <w:sz w:val="24"/>
          <w:szCs w:val="24"/>
          <w:lang w:val="en-US"/>
        </w:rPr>
        <w:t>However, the validity of this finding is limited by an extensive drop-out of participants</w:t>
      </w:r>
      <w:r w:rsidR="006F443A" w:rsidRPr="0077024F">
        <w:rPr>
          <w:rFonts w:ascii="Times New Roman" w:hAnsi="Times New Roman" w:cs="Times New Roman"/>
          <w:sz w:val="24"/>
          <w:szCs w:val="24"/>
          <w:lang w:val="en-US"/>
        </w:rPr>
        <w:t xml:space="preserve"> and a small sample size</w:t>
      </w:r>
      <w:r w:rsidR="00314FA2"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3ecb7a4-cf10-4464-94d8-fe244a592bcf"/>
          <w:id w:val="-573128033"/>
          <w:placeholder>
            <w:docPart w:val="DefaultPlaceholder_-1854013440"/>
          </w:placeholder>
        </w:sdtPr>
        <w:sdtContent>
          <w:r w:rsidR="00314FA2"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3MzA4NGM2LWY2ZGItNGUyMC05ZjFhLTI4MDJhZTAzOTA5MS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OSJ9XX0sIlRhZyI6IkNpdGF2aVBsYWNlaG9sZGVyIzMzZWNiN2E0LWNmMTAtNDQ2NC05NGQ4LWZlMjQ0YTU5MmJjZiIsIlRleHQiOiI5IiwiV0FJVmVyc2lvbiI6IjYuMTEuMC4wIn0=}</w:instrText>
          </w:r>
          <w:r w:rsidR="00314FA2"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w:t>
          </w:r>
          <w:r w:rsidR="00314FA2" w:rsidRPr="0077024F">
            <w:rPr>
              <w:rFonts w:ascii="Times New Roman" w:hAnsi="Times New Roman" w:cs="Times New Roman"/>
              <w:sz w:val="24"/>
              <w:szCs w:val="24"/>
              <w:lang w:val="en-US"/>
            </w:rPr>
            <w:fldChar w:fldCharType="end"/>
          </w:r>
        </w:sdtContent>
      </w:sdt>
      <w:r w:rsidR="00314FA2" w:rsidRPr="0077024F">
        <w:rPr>
          <w:rFonts w:ascii="Times New Roman" w:hAnsi="Times New Roman" w:cs="Times New Roman"/>
          <w:sz w:val="24"/>
          <w:szCs w:val="24"/>
          <w:lang w:val="en-US"/>
        </w:rPr>
        <w:t>.</w:t>
      </w:r>
      <w:r w:rsidR="006F443A" w:rsidRPr="0077024F">
        <w:rPr>
          <w:rFonts w:ascii="Times New Roman" w:hAnsi="Times New Roman" w:cs="Times New Roman"/>
          <w:sz w:val="24"/>
          <w:szCs w:val="24"/>
          <w:lang w:val="en-US"/>
        </w:rPr>
        <w:t xml:space="preserve"> </w:t>
      </w:r>
      <w:bookmarkStart w:id="20" w:name="_Hlk207892398"/>
      <w:r w:rsidR="00A11AA7" w:rsidRPr="0077024F">
        <w:rPr>
          <w:rFonts w:ascii="Times New Roman" w:hAnsi="Times New Roman" w:cs="Times New Roman"/>
          <w:sz w:val="24"/>
          <w:szCs w:val="24"/>
          <w:lang w:val="en-US"/>
        </w:rPr>
        <w:t>Overall, the few data that are available do not provide clearcut</w:t>
      </w:r>
      <w:r w:rsidR="00582B7A" w:rsidRPr="0077024F">
        <w:rPr>
          <w:rFonts w:ascii="Times New Roman" w:hAnsi="Times New Roman" w:cs="Times New Roman"/>
          <w:sz w:val="24"/>
          <w:szCs w:val="24"/>
          <w:lang w:val="en-US"/>
        </w:rPr>
        <w:t>, let alone causal</w:t>
      </w:r>
      <w:r w:rsidR="00A11AA7" w:rsidRPr="0077024F">
        <w:rPr>
          <w:rFonts w:ascii="Times New Roman" w:hAnsi="Times New Roman" w:cs="Times New Roman"/>
          <w:sz w:val="24"/>
          <w:szCs w:val="24"/>
          <w:lang w:val="en-US"/>
        </w:rPr>
        <w:t xml:space="preserve"> evidence for a specific benefit in vocal emotion recognition by singing over playing an instrument. </w:t>
      </w:r>
      <w:bookmarkEnd w:id="20"/>
      <w:r w:rsidR="00BF4D79" w:rsidRPr="0077024F">
        <w:rPr>
          <w:rFonts w:ascii="Times New Roman" w:hAnsi="Times New Roman" w:cs="Times New Roman"/>
          <w:sz w:val="24"/>
          <w:szCs w:val="24"/>
          <w:lang w:val="en-US"/>
        </w:rPr>
        <w:t xml:space="preserve">We therefore pursued the null hypothesis of there being no such differences. </w:t>
      </w:r>
      <w:r w:rsidR="00C617CB" w:rsidRPr="0077024F">
        <w:rPr>
          <w:rFonts w:ascii="Times New Roman" w:hAnsi="Times New Roman" w:cs="Times New Roman"/>
          <w:sz w:val="24"/>
          <w:szCs w:val="24"/>
          <w:lang w:val="en-US"/>
        </w:rPr>
        <w:t>I</w:t>
      </w:r>
      <w:r w:rsidR="00BF4D79" w:rsidRPr="0077024F">
        <w:rPr>
          <w:rFonts w:ascii="Times New Roman" w:hAnsi="Times New Roman" w:cs="Times New Roman"/>
          <w:sz w:val="24"/>
          <w:szCs w:val="24"/>
          <w:lang w:val="en-US"/>
        </w:rPr>
        <w:t xml:space="preserve">n view of the limitations of previous studies, we recruited a well-powered sample of instrumentalists and singers.  </w:t>
      </w:r>
    </w:p>
    <w:p w14:paraId="780556E3" w14:textId="619880B4" w:rsidR="00484889" w:rsidRPr="0077024F" w:rsidRDefault="00704A03" w:rsidP="00D93F94">
      <w:pPr>
        <w:pStyle w:val="berschrift2"/>
        <w:numPr>
          <w:ilvl w:val="0"/>
          <w:numId w:val="0"/>
        </w:numPr>
        <w:spacing w:line="480" w:lineRule="auto"/>
        <w:ind w:left="708"/>
        <w:rPr>
          <w:rFonts w:ascii="Times New Roman" w:hAnsi="Times New Roman" w:cs="Times New Roman"/>
          <w:sz w:val="24"/>
          <w:szCs w:val="24"/>
          <w:lang w:val="en-US"/>
        </w:rPr>
      </w:pPr>
      <w:bookmarkStart w:id="21" w:name="_Toc200448863"/>
      <w:r w:rsidRPr="0077024F">
        <w:rPr>
          <w:rFonts w:ascii="Times New Roman" w:hAnsi="Times New Roman" w:cs="Times New Roman"/>
          <w:sz w:val="24"/>
          <w:szCs w:val="24"/>
          <w:lang w:val="en-US"/>
        </w:rPr>
        <w:t>Amateurs vs. professional musicians</w:t>
      </w:r>
      <w:bookmarkEnd w:id="21"/>
    </w:p>
    <w:p w14:paraId="659133A4" w14:textId="5668D316" w:rsidR="009E6341" w:rsidRPr="0077024F" w:rsidRDefault="00ED0479" w:rsidP="00583DA7">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Most musicians start with their formal training in childhood, but when they enter adulthood, they pick different paths: some convert their musical activity into a profession, </w:t>
      </w:r>
      <w:r w:rsidR="00EC63E0" w:rsidRPr="0077024F">
        <w:rPr>
          <w:rFonts w:ascii="Times New Roman" w:hAnsi="Times New Roman" w:cs="Times New Roman"/>
          <w:sz w:val="24"/>
          <w:szCs w:val="24"/>
          <w:lang w:val="en-US"/>
        </w:rPr>
        <w:t xml:space="preserve">whereas </w:t>
      </w:r>
      <w:r w:rsidR="006F443A" w:rsidRPr="0077024F">
        <w:rPr>
          <w:rFonts w:ascii="Times New Roman" w:hAnsi="Times New Roman" w:cs="Times New Roman"/>
          <w:sz w:val="24"/>
          <w:szCs w:val="24"/>
          <w:lang w:val="en-US"/>
        </w:rPr>
        <w:t>others</w:t>
      </w:r>
      <w:r w:rsidRPr="0077024F">
        <w:rPr>
          <w:rFonts w:ascii="Times New Roman" w:hAnsi="Times New Roman" w:cs="Times New Roman"/>
          <w:sz w:val="24"/>
          <w:szCs w:val="24"/>
          <w:lang w:val="en-US"/>
        </w:rPr>
        <w:t xml:space="preserve"> pursue another </w:t>
      </w:r>
      <w:r w:rsidR="006F443A" w:rsidRPr="0077024F">
        <w:rPr>
          <w:rFonts w:ascii="Times New Roman" w:hAnsi="Times New Roman" w:cs="Times New Roman"/>
          <w:sz w:val="24"/>
          <w:szCs w:val="24"/>
          <w:lang w:val="en-US"/>
        </w:rPr>
        <w:t xml:space="preserve">career </w:t>
      </w:r>
      <w:r w:rsidR="00BF4D79" w:rsidRPr="0077024F">
        <w:rPr>
          <w:rFonts w:ascii="Times New Roman" w:hAnsi="Times New Roman" w:cs="Times New Roman"/>
          <w:sz w:val="24"/>
          <w:szCs w:val="24"/>
          <w:lang w:val="en-US"/>
        </w:rPr>
        <w:t>and</w:t>
      </w:r>
      <w:r w:rsidRPr="0077024F">
        <w:rPr>
          <w:rFonts w:ascii="Times New Roman" w:hAnsi="Times New Roman" w:cs="Times New Roman"/>
          <w:sz w:val="24"/>
          <w:szCs w:val="24"/>
          <w:lang w:val="en-US"/>
        </w:rPr>
        <w:t xml:space="preserve"> keep </w:t>
      </w:r>
      <w:r w:rsidR="00BF4D79" w:rsidRPr="0077024F">
        <w:rPr>
          <w:rFonts w:ascii="Times New Roman" w:hAnsi="Times New Roman" w:cs="Times New Roman"/>
          <w:sz w:val="24"/>
          <w:szCs w:val="24"/>
          <w:lang w:val="en-US"/>
        </w:rPr>
        <w:t>music</w:t>
      </w:r>
      <w:r w:rsidRPr="0077024F">
        <w:rPr>
          <w:rFonts w:ascii="Times New Roman" w:hAnsi="Times New Roman" w:cs="Times New Roman"/>
          <w:sz w:val="24"/>
          <w:szCs w:val="24"/>
          <w:lang w:val="en-US"/>
        </w:rPr>
        <w:t xml:space="preserve"> as a </w:t>
      </w:r>
      <w:r w:rsidR="006F443A" w:rsidRPr="0077024F">
        <w:rPr>
          <w:rFonts w:ascii="Times New Roman" w:hAnsi="Times New Roman" w:cs="Times New Roman"/>
          <w:sz w:val="24"/>
          <w:szCs w:val="24"/>
          <w:lang w:val="en-US"/>
        </w:rPr>
        <w:t>hobby</w:t>
      </w:r>
      <w:r w:rsidRPr="0077024F">
        <w:rPr>
          <w:rFonts w:ascii="Times New Roman" w:hAnsi="Times New Roman" w:cs="Times New Roman"/>
          <w:sz w:val="24"/>
          <w:szCs w:val="24"/>
          <w:lang w:val="en-US"/>
        </w:rPr>
        <w:t xml:space="preserve">. </w:t>
      </w:r>
      <w:r w:rsidR="009E6341" w:rsidRPr="0077024F">
        <w:rPr>
          <w:rFonts w:ascii="Times New Roman" w:hAnsi="Times New Roman" w:cs="Times New Roman"/>
          <w:sz w:val="24"/>
          <w:szCs w:val="24"/>
          <w:lang w:val="en-US"/>
        </w:rPr>
        <w:t xml:space="preserve">Interestingly, these groups seem to display </w:t>
      </w:r>
      <w:r w:rsidR="006F443A" w:rsidRPr="0077024F">
        <w:rPr>
          <w:rFonts w:ascii="Times New Roman" w:hAnsi="Times New Roman" w:cs="Times New Roman"/>
          <w:sz w:val="24"/>
          <w:szCs w:val="24"/>
          <w:lang w:val="en-US"/>
        </w:rPr>
        <w:lastRenderedPageBreak/>
        <w:t>several</w:t>
      </w:r>
      <w:r w:rsidR="009E6341" w:rsidRPr="0077024F">
        <w:rPr>
          <w:rFonts w:ascii="Times New Roman" w:hAnsi="Times New Roman" w:cs="Times New Roman"/>
          <w:sz w:val="24"/>
          <w:szCs w:val="24"/>
          <w:lang w:val="en-US"/>
        </w:rPr>
        <w:t xml:space="preserve"> differences </w:t>
      </w:r>
      <w:proofErr w:type="gramStart"/>
      <w:r w:rsidR="009E6341" w:rsidRPr="0077024F">
        <w:rPr>
          <w:rFonts w:ascii="Times New Roman" w:hAnsi="Times New Roman" w:cs="Times New Roman"/>
          <w:sz w:val="24"/>
          <w:szCs w:val="24"/>
          <w:lang w:val="en-US"/>
        </w:rPr>
        <w:t>with regard to</w:t>
      </w:r>
      <w:proofErr w:type="gramEnd"/>
      <w:r w:rsidR="009E6341" w:rsidRPr="0077024F">
        <w:rPr>
          <w:rFonts w:ascii="Times New Roman" w:hAnsi="Times New Roman" w:cs="Times New Roman"/>
          <w:sz w:val="24"/>
          <w:szCs w:val="24"/>
          <w:lang w:val="en-US"/>
        </w:rPr>
        <w:t xml:space="preserve"> neurocognitive functioning. While </w:t>
      </w:r>
      <w:r w:rsidR="006F443A" w:rsidRPr="0077024F">
        <w:rPr>
          <w:rFonts w:ascii="Times New Roman" w:hAnsi="Times New Roman" w:cs="Times New Roman"/>
          <w:sz w:val="24"/>
          <w:szCs w:val="24"/>
          <w:lang w:val="en-US"/>
        </w:rPr>
        <w:t>amateurs, unsurprisingly,</w:t>
      </w:r>
      <w:r w:rsidR="009E6341" w:rsidRPr="0077024F">
        <w:rPr>
          <w:rFonts w:ascii="Times New Roman" w:hAnsi="Times New Roman" w:cs="Times New Roman"/>
          <w:sz w:val="24"/>
          <w:szCs w:val="24"/>
          <w:lang w:val="en-US"/>
        </w:rPr>
        <w:t xml:space="preserve"> score lower on musical abilit</w:t>
      </w:r>
      <w:r w:rsidR="006F443A" w:rsidRPr="0077024F">
        <w:rPr>
          <w:rFonts w:ascii="Times New Roman" w:hAnsi="Times New Roman" w:cs="Times New Roman"/>
          <w:sz w:val="24"/>
          <w:szCs w:val="24"/>
          <w:lang w:val="en-US"/>
        </w:rPr>
        <w:t>ies</w:t>
      </w:r>
      <w:r w:rsidR="009E6341" w:rsidRPr="0077024F">
        <w:rPr>
          <w:rFonts w:ascii="Times New Roman" w:hAnsi="Times New Roman" w:cs="Times New Roman"/>
          <w:sz w:val="24"/>
          <w:szCs w:val="24"/>
          <w:lang w:val="en-US"/>
        </w:rPr>
        <w:t>, the</w:t>
      </w:r>
      <w:r w:rsidR="006B0670" w:rsidRPr="0077024F">
        <w:rPr>
          <w:rFonts w:ascii="Times New Roman" w:hAnsi="Times New Roman" w:cs="Times New Roman"/>
          <w:sz w:val="24"/>
          <w:szCs w:val="24"/>
          <w:lang w:val="en-US"/>
        </w:rPr>
        <w:t>y</w:t>
      </w:r>
      <w:r w:rsidR="009E6341" w:rsidRPr="0077024F">
        <w:rPr>
          <w:rFonts w:ascii="Times New Roman" w:hAnsi="Times New Roman" w:cs="Times New Roman"/>
          <w:sz w:val="24"/>
          <w:szCs w:val="24"/>
          <w:lang w:val="en-US"/>
        </w:rPr>
        <w:t xml:space="preserve"> show </w:t>
      </w:r>
      <w:r w:rsidR="004A6C29" w:rsidRPr="0077024F">
        <w:rPr>
          <w:rFonts w:ascii="Times New Roman" w:hAnsi="Times New Roman" w:cs="Times New Roman"/>
          <w:sz w:val="24"/>
          <w:szCs w:val="24"/>
          <w:lang w:val="en-US"/>
        </w:rPr>
        <w:t>better cognitive abilities in terms of abstract reasoning</w:t>
      </w:r>
      <w:r w:rsidR="009E6341" w:rsidRPr="0077024F">
        <w:rPr>
          <w:rFonts w:ascii="Times New Roman" w:hAnsi="Times New Roman" w:cs="Times New Roman"/>
          <w:sz w:val="24"/>
          <w:szCs w:val="24"/>
          <w:lang w:val="en-US"/>
        </w:rPr>
        <w:t xml:space="preserve"> than professional musicians </w:t>
      </w:r>
      <w:sdt>
        <w:sdtPr>
          <w:rPr>
            <w:rFonts w:ascii="Times New Roman" w:hAnsi="Times New Roman" w:cs="Times New Roman"/>
            <w:sz w:val="24"/>
            <w:szCs w:val="24"/>
            <w:lang w:val="en-US"/>
          </w:rPr>
          <w:alias w:val="To edit, see citavi.com/edit"/>
          <w:tag w:val="CitaviPlaceholder#ab5c94dd-2f65-4965-b022-9f2bdfe424a2"/>
          <w:id w:val="41492033"/>
          <w:placeholder>
            <w:docPart w:val="DefaultPlaceholder_-1854013440"/>
          </w:placeholder>
        </w:sdtPr>
        <w:sdtContent>
          <w:r w:rsidR="001E135D"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ZTcwMDEwLWVmN2MtNGU5ZS04MTNkLTRmZDczNDUyYWEyYiIsIlJhbmdlTGVuZ3RoIjoyLCJSZWZlcmVuY2VJZCI6ImFkZTNmNDI0LTg2ZmQtNGYyYi1iZTZlLTUwNzdiNjFmNjM3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yZWYiOiI1In19LHsiJGlkIjoiOS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MTA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1dLCJCaWJUZVhLZXkiOiJWaW5jZW56aV8yMDIyIiwiQ2l0YXRpb25LZXlVcGRhdGVUeXBlIjowLCJDb2xsYWJvcmF0b3JzIjpbXSwiRG9pIjoiMTAuMTAzNy9hY2EwMDAwNDgx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zNy9hY2EwMDAwNDgxIiwiVXJpU3RyaW5nIjoiaHR0cHM6Ly9kb2kub3JnLzEwLjEwMzcvYWNhMDAwMDQ4M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}</w:instrText>
          </w:r>
          <w:r w:rsidR="001E135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22</w:t>
          </w:r>
          <w:r w:rsidR="001E135D" w:rsidRPr="0077024F">
            <w:rPr>
              <w:rFonts w:ascii="Times New Roman" w:hAnsi="Times New Roman" w:cs="Times New Roman"/>
              <w:sz w:val="24"/>
              <w:szCs w:val="24"/>
              <w:lang w:val="en-US"/>
            </w:rPr>
            <w:fldChar w:fldCharType="end"/>
          </w:r>
        </w:sdtContent>
      </w:sdt>
      <w:r w:rsidR="009E6341" w:rsidRPr="0077024F">
        <w:rPr>
          <w:rFonts w:ascii="Times New Roman" w:hAnsi="Times New Roman" w:cs="Times New Roman"/>
          <w:sz w:val="24"/>
          <w:szCs w:val="24"/>
          <w:lang w:val="en-US"/>
        </w:rPr>
        <w:t xml:space="preserve">. </w:t>
      </w:r>
      <w:r w:rsidR="00EC63E0" w:rsidRPr="0077024F">
        <w:rPr>
          <w:rFonts w:ascii="Times New Roman" w:hAnsi="Times New Roman" w:cs="Times New Roman"/>
          <w:sz w:val="24"/>
          <w:szCs w:val="24"/>
          <w:lang w:val="en-US"/>
        </w:rPr>
        <w:t xml:space="preserve">Amateurs may gain more positive outcomes from their musical activity. Perhaps because it takes up less time in their lives, it is enriching, while at the same time minimizing negative consequences related to, for example, exposure to high amplitude sounds and performance pressure. </w:t>
      </w:r>
      <w:r w:rsidR="006B0670" w:rsidRPr="0077024F">
        <w:rPr>
          <w:rFonts w:ascii="Times New Roman" w:hAnsi="Times New Roman" w:cs="Times New Roman"/>
          <w:sz w:val="24"/>
          <w:szCs w:val="24"/>
          <w:lang w:val="en-US"/>
        </w:rPr>
        <w:t>This</w:t>
      </w:r>
      <w:r w:rsidR="0006349B" w:rsidRPr="0077024F">
        <w:rPr>
          <w:rFonts w:ascii="Times New Roman" w:hAnsi="Times New Roman" w:cs="Times New Roman"/>
          <w:sz w:val="24"/>
          <w:szCs w:val="24"/>
          <w:lang w:val="en-US"/>
        </w:rPr>
        <w:t xml:space="preserve"> </w:t>
      </w:r>
      <w:r w:rsidR="006B0670" w:rsidRPr="0077024F">
        <w:rPr>
          <w:rFonts w:ascii="Times New Roman" w:hAnsi="Times New Roman" w:cs="Times New Roman"/>
          <w:sz w:val="24"/>
          <w:szCs w:val="24"/>
          <w:lang w:val="en-US"/>
        </w:rPr>
        <w:t>also seems to be reflected in general health, which was found to be better in amateurs than</w:t>
      </w:r>
      <w:r w:rsidR="0006349B" w:rsidRPr="0077024F">
        <w:rPr>
          <w:rFonts w:ascii="Times New Roman" w:hAnsi="Times New Roman" w:cs="Times New Roman"/>
          <w:sz w:val="24"/>
          <w:szCs w:val="24"/>
          <w:lang w:val="en-US"/>
        </w:rPr>
        <w:t xml:space="preserve"> </w:t>
      </w:r>
      <w:r w:rsidR="006B0670" w:rsidRPr="0077024F">
        <w:rPr>
          <w:rFonts w:ascii="Times New Roman" w:hAnsi="Times New Roman" w:cs="Times New Roman"/>
          <w:sz w:val="24"/>
          <w:szCs w:val="24"/>
          <w:lang w:val="en-US"/>
        </w:rPr>
        <w:t xml:space="preserve">professionals </w:t>
      </w:r>
      <w:sdt>
        <w:sdtPr>
          <w:rPr>
            <w:rFonts w:ascii="Times New Roman" w:hAnsi="Times New Roman" w:cs="Times New Roman"/>
            <w:sz w:val="24"/>
            <w:szCs w:val="24"/>
            <w:lang w:val="en-US"/>
          </w:rPr>
          <w:alias w:val="To edit, see citavi.com/edit"/>
          <w:tag w:val="CitaviPlaceholder#f4c4cd09-ade7-49f7-8d3a-5f2113b187f6"/>
          <w:id w:val="-1259132400"/>
          <w:placeholder>
            <w:docPart w:val="DefaultPlaceholder_-1854013440"/>
          </w:placeholder>
        </w:sdtPr>
        <w:sdtContent>
          <w:r w:rsidR="004A6C2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YWMwMzI5LTJlZmQtNDk4My05M2Q5LWE5M2FiZjlkZjFiNCIsIlJhbmdlTGVuZ3RoIjoyLCJSZWZlcmVuY2VJZCI6ImQ1YmRkMmQwLTg5NmItNGMzZC1hZDg0LWVmYjRkMTI4ZTQx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4MDk4MTMxLjIwMTguMTQzOTA4NiIsIlVyaVN0cmluZyI6Imh0dHBzOi8vZG9pLm9yZy8xMC4xMDgwLzA4MDk4MTMxLjIwMTguMTQzOTA4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k2NDg3MzUiLCJVcmlTdHJpbmciOiJodHRwOi8vd3d3Lm5jYmkubmxtLm5paC5nb3YvcHVibWVkLzM5NjQ4NzM1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0LTA0VDEzOjIxOjAxIiwiTW9kaWZpZWRCeSI6Il9DaHJpc3RpbmUgTnVzc2JhdW0iLCJJZCI6IjhkOTg2NjA3LTNkNjktNDczMS04OGUwLTFlYjFmMjYyZjAwZSIsIk1vZGlmaWVkT24iOiIyMDI1LTA0LTA0VDEzOjIxOjAx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E3Ny8yMzMxMjE2NTI0MTI5Mzc2MiIsIlVyaVN0cmluZyI6Imh0dHBzOi8vZG9pLm9yZy8xMC4xMTc3LzIzMzEyMTY1MjQxMjkzNzYy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zOjIxOjAxIiwiTW9kaWZpZWRCeSI6Il9DaHJpc3RpbmUgTnVzc2JhdW0iLCJJZCI6ImQ4NDkwZWEwLTkzMDItNDM3Yi1iMzZkLTQwYTVlMTcxNTE4ZSIsIk1vZGlmaWVkT24iOiIyMDI1LTA0LTA0VDEzOjIxOjAx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UE1DMTE2NTMxMDQiLCJVcmlTdHJpbmciOiJodHRwczovL3d3dy5uY2JpLm5sbS5uaWguZ292L3BtYy9hcnRpY2xlcy9QTUMxMTY1MzEwN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TlUMDk6MjU6NTciLCJNb2RpZmllZEJ5IjoiX0NocmlzdGluZSBOdXNzYmF1bSIsIklkIjoiODNiODUxYTQtYjUzYy00OGM3LTk3ZGQtMzRmZTQwYmE4MmUwIiwiTW9kaWZpZWRPbiI6IjIwMjItMTItMTlUMDk6MjU6NTciLCJQcm9qZWN0Ijp7IiRyZWYiOiI1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A3L3MwMDQyOS0wMTctMTQ5MS0yIiwiVXJpU3RyaW5nIjoiaHR0cHM6Ly9kb2kub3JnLzEwLjEwMDcvczAwNDI5LTAxNy0xNDkxLTI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}</w:instrText>
          </w:r>
          <w:r w:rsidR="004A6C2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32–36</w:t>
          </w:r>
          <w:r w:rsidR="004A6C29" w:rsidRPr="0077024F">
            <w:rPr>
              <w:rFonts w:ascii="Times New Roman" w:hAnsi="Times New Roman" w:cs="Times New Roman"/>
              <w:sz w:val="24"/>
              <w:szCs w:val="24"/>
              <w:lang w:val="en-US"/>
            </w:rPr>
            <w:fldChar w:fldCharType="end"/>
          </w:r>
        </w:sdtContent>
      </w:sdt>
      <w:r w:rsidR="004A6C29" w:rsidRPr="0077024F">
        <w:rPr>
          <w:rFonts w:ascii="Times New Roman" w:hAnsi="Times New Roman" w:cs="Times New Roman"/>
          <w:sz w:val="24"/>
          <w:szCs w:val="24"/>
          <w:lang w:val="en-US"/>
        </w:rPr>
        <w:t xml:space="preserve">. </w:t>
      </w:r>
      <w:r w:rsidR="00EC63E0" w:rsidRPr="0077024F">
        <w:rPr>
          <w:rFonts w:ascii="Times New Roman" w:hAnsi="Times New Roman" w:cs="Times New Roman"/>
          <w:sz w:val="24"/>
          <w:szCs w:val="24"/>
          <w:lang w:val="en-US"/>
        </w:rPr>
        <w:t>On a different note, one recent study reported that professionals when compared with amateurs were more likely to experience a state of flow during their musical activity</w:t>
      </w:r>
      <w:r w:rsidR="00C34D5C" w:rsidRPr="0077024F">
        <w:rPr>
          <w:rFonts w:ascii="Times New Roman" w:hAnsi="Times New Roman" w:cs="Times New Roman"/>
          <w:sz w:val="24"/>
          <w:szCs w:val="24"/>
          <w:lang w:val="en-US"/>
        </w:rPr>
        <w:t xml:space="preserve">, which is usually considered very enjoyable </w:t>
      </w:r>
      <w:sdt>
        <w:sdtPr>
          <w:rPr>
            <w:rFonts w:ascii="Times New Roman" w:hAnsi="Times New Roman" w:cs="Times New Roman"/>
            <w:sz w:val="24"/>
            <w:szCs w:val="24"/>
            <w:lang w:val="en-US"/>
          </w:rPr>
          <w:alias w:val="To edit, see citavi.com/edit"/>
          <w:tag w:val="CitaviPlaceholder#b99f1402-9ed8-411d-a506-7098e2f0be5e"/>
          <w:id w:val="2031671574"/>
          <w:placeholder>
            <w:docPart w:val="DefaultPlaceholder_-1854013440"/>
          </w:placeholder>
        </w:sdtPr>
        <w:sdtContent>
          <w:r w:rsidR="00C34D5C"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OTVmNWM3LTk5MzYtNDdmNy04MWNmLTU1MDU4ZWEyZDk5ZSIsIlJhbmdlTGVuZ3RoIjoyLCJSZWZlcmVuY2VJZCI6IjU0NTQ0Nzk1LTE4NDEtNGZlZi1iNjU1LTI3ZGU3YTI1N2I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MzcvYWNhMDAwMDY3NCIsIlVyaVN0cmluZyI6Imh0dHBzOi8vZG9pLm9yZy8xMC4xMDM3L2FjYTAwMDA2Nz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}</w:instrText>
          </w:r>
          <w:r w:rsidR="00C34D5C"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37</w:t>
          </w:r>
          <w:r w:rsidR="00C34D5C" w:rsidRPr="0077024F">
            <w:rPr>
              <w:rFonts w:ascii="Times New Roman" w:hAnsi="Times New Roman" w:cs="Times New Roman"/>
              <w:sz w:val="24"/>
              <w:szCs w:val="24"/>
              <w:lang w:val="en-US"/>
            </w:rPr>
            <w:fldChar w:fldCharType="end"/>
          </w:r>
        </w:sdtContent>
      </w:sdt>
      <w:r w:rsidR="00C34D5C" w:rsidRPr="0077024F">
        <w:rPr>
          <w:rFonts w:ascii="Times New Roman" w:hAnsi="Times New Roman" w:cs="Times New Roman"/>
          <w:sz w:val="24"/>
          <w:szCs w:val="24"/>
          <w:lang w:val="en-US"/>
        </w:rPr>
        <w:t>.</w:t>
      </w:r>
      <w:r w:rsidR="00FD0D41" w:rsidRPr="0077024F">
        <w:rPr>
          <w:rFonts w:ascii="Times New Roman" w:hAnsi="Times New Roman" w:cs="Times New Roman"/>
          <w:sz w:val="24"/>
          <w:szCs w:val="24"/>
          <w:lang w:val="en-US"/>
        </w:rPr>
        <w:t xml:space="preserve"> </w:t>
      </w:r>
      <w:r w:rsidR="006B0670" w:rsidRPr="0077024F">
        <w:rPr>
          <w:rFonts w:ascii="Times New Roman" w:hAnsi="Times New Roman" w:cs="Times New Roman"/>
          <w:sz w:val="24"/>
          <w:szCs w:val="24"/>
          <w:lang w:val="en-US"/>
        </w:rPr>
        <w:t xml:space="preserve">However, to the best of our knowledge, </w:t>
      </w:r>
      <w:r w:rsidR="00BF4D79" w:rsidRPr="0077024F">
        <w:rPr>
          <w:rFonts w:ascii="Times New Roman" w:hAnsi="Times New Roman" w:cs="Times New Roman"/>
          <w:sz w:val="24"/>
          <w:szCs w:val="24"/>
          <w:lang w:val="en-US"/>
        </w:rPr>
        <w:t>there have been no comparisons</w:t>
      </w:r>
      <w:r w:rsidR="006B0670" w:rsidRPr="0077024F">
        <w:rPr>
          <w:rFonts w:ascii="Times New Roman" w:hAnsi="Times New Roman" w:cs="Times New Roman"/>
          <w:sz w:val="24"/>
          <w:szCs w:val="24"/>
          <w:lang w:val="en-US"/>
        </w:rPr>
        <w:t xml:space="preserve"> between amateurs and professionals </w:t>
      </w:r>
      <w:proofErr w:type="gramStart"/>
      <w:r w:rsidR="006B0670" w:rsidRPr="0077024F">
        <w:rPr>
          <w:rFonts w:ascii="Times New Roman" w:hAnsi="Times New Roman" w:cs="Times New Roman"/>
          <w:sz w:val="24"/>
          <w:szCs w:val="24"/>
          <w:lang w:val="en-US"/>
        </w:rPr>
        <w:t>with regard to</w:t>
      </w:r>
      <w:proofErr w:type="gramEnd"/>
      <w:r w:rsidR="006B0670" w:rsidRPr="0077024F">
        <w:rPr>
          <w:rFonts w:ascii="Times New Roman" w:hAnsi="Times New Roman" w:cs="Times New Roman"/>
          <w:sz w:val="24"/>
          <w:szCs w:val="24"/>
          <w:lang w:val="en-US"/>
        </w:rPr>
        <w:t xml:space="preserve"> vocal emotion </w:t>
      </w:r>
      <w:r w:rsidR="001241B7" w:rsidRPr="0077024F">
        <w:rPr>
          <w:rFonts w:ascii="Times New Roman" w:hAnsi="Times New Roman" w:cs="Times New Roman"/>
          <w:sz w:val="24"/>
          <w:szCs w:val="24"/>
          <w:lang w:val="en-US"/>
        </w:rPr>
        <w:t>recognition</w:t>
      </w:r>
      <w:r w:rsidR="006B0670" w:rsidRPr="0077024F">
        <w:rPr>
          <w:rFonts w:ascii="Times New Roman" w:hAnsi="Times New Roman" w:cs="Times New Roman"/>
          <w:sz w:val="24"/>
          <w:szCs w:val="24"/>
          <w:lang w:val="en-US"/>
        </w:rPr>
        <w:t xml:space="preserve">. This gap is addressed with the present study. </w:t>
      </w:r>
    </w:p>
    <w:p w14:paraId="2DAE7D16" w14:textId="4F3B3E67" w:rsidR="00484889" w:rsidRPr="0077024F" w:rsidRDefault="002B035F" w:rsidP="00D93F94">
      <w:pPr>
        <w:pStyle w:val="berschrift2"/>
        <w:numPr>
          <w:ilvl w:val="0"/>
          <w:numId w:val="0"/>
        </w:numPr>
        <w:spacing w:line="480" w:lineRule="auto"/>
        <w:ind w:left="708"/>
        <w:rPr>
          <w:rFonts w:ascii="Times New Roman" w:hAnsi="Times New Roman" w:cs="Times New Roman"/>
          <w:sz w:val="24"/>
          <w:szCs w:val="24"/>
          <w:lang w:val="en-US"/>
        </w:rPr>
      </w:pPr>
      <w:bookmarkStart w:id="22" w:name="_Toc200448864"/>
      <w:r w:rsidRPr="0077024F">
        <w:rPr>
          <w:rFonts w:ascii="Times New Roman" w:hAnsi="Times New Roman" w:cs="Times New Roman"/>
          <w:sz w:val="24"/>
          <w:szCs w:val="24"/>
          <w:lang w:val="en-US"/>
        </w:rPr>
        <w:t>Rationale</w:t>
      </w:r>
      <w:r w:rsidR="008D6FC0" w:rsidRPr="0077024F">
        <w:rPr>
          <w:rFonts w:ascii="Times New Roman" w:hAnsi="Times New Roman" w:cs="Times New Roman"/>
          <w:sz w:val="24"/>
          <w:szCs w:val="24"/>
          <w:lang w:val="en-US"/>
        </w:rPr>
        <w:t xml:space="preserve"> of the present study</w:t>
      </w:r>
      <w:bookmarkEnd w:id="22"/>
      <w:r w:rsidRPr="0077024F">
        <w:rPr>
          <w:rFonts w:ascii="Times New Roman" w:hAnsi="Times New Roman" w:cs="Times New Roman"/>
          <w:sz w:val="24"/>
          <w:szCs w:val="24"/>
          <w:lang w:val="en-US"/>
        </w:rPr>
        <w:t xml:space="preserve"> </w:t>
      </w:r>
    </w:p>
    <w:p w14:paraId="027CF0F9" w14:textId="7B8A6ABE" w:rsidR="008D6FC0" w:rsidRPr="0077024F" w:rsidRDefault="00EF02FA" w:rsidP="008D6FC0">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This study focuses on the comparison between singers and instrumentalists as well as professionals and amateurs</w:t>
      </w:r>
      <w:r w:rsidR="008D6FC0" w:rsidRPr="0077024F">
        <w:rPr>
          <w:rFonts w:ascii="Times New Roman" w:hAnsi="Times New Roman" w:cs="Times New Roman"/>
          <w:sz w:val="24"/>
          <w:szCs w:val="24"/>
          <w:lang w:val="en-US"/>
        </w:rPr>
        <w:t>, and thus zooms into possible</w:t>
      </w:r>
      <w:r w:rsidR="00BF4D79" w:rsidRPr="0077024F">
        <w:rPr>
          <w:rFonts w:ascii="Times New Roman" w:hAnsi="Times New Roman" w:cs="Times New Roman"/>
          <w:sz w:val="24"/>
          <w:szCs w:val="24"/>
          <w:lang w:val="en-US"/>
        </w:rPr>
        <w:t xml:space="preserve"> similarities or</w:t>
      </w:r>
      <w:r w:rsidR="008D6FC0" w:rsidRPr="0077024F">
        <w:rPr>
          <w:rFonts w:ascii="Times New Roman" w:hAnsi="Times New Roman" w:cs="Times New Roman"/>
          <w:sz w:val="24"/>
          <w:szCs w:val="24"/>
          <w:lang w:val="en-US"/>
        </w:rPr>
        <w:t xml:space="preserve"> differences between specific subgroups while using </w:t>
      </w:r>
      <w:r w:rsidR="00BF4D79" w:rsidRPr="0077024F">
        <w:rPr>
          <w:rFonts w:ascii="Times New Roman" w:hAnsi="Times New Roman" w:cs="Times New Roman"/>
          <w:sz w:val="24"/>
          <w:szCs w:val="24"/>
          <w:lang w:val="en-US"/>
        </w:rPr>
        <w:t>an</w:t>
      </w:r>
      <w:r w:rsidR="008D6FC0" w:rsidRPr="0077024F">
        <w:rPr>
          <w:rFonts w:ascii="Times New Roman" w:hAnsi="Times New Roman" w:cs="Times New Roman"/>
          <w:sz w:val="24"/>
          <w:szCs w:val="24"/>
          <w:lang w:val="en-US"/>
        </w:rPr>
        <w:t xml:space="preserve"> </w:t>
      </w:r>
      <w:r w:rsidR="00B347A0" w:rsidRPr="0077024F">
        <w:rPr>
          <w:rFonts w:ascii="Times New Roman" w:hAnsi="Times New Roman" w:cs="Times New Roman"/>
          <w:sz w:val="24"/>
          <w:szCs w:val="24"/>
          <w:lang w:val="en-US"/>
        </w:rPr>
        <w:t xml:space="preserve">almost </w:t>
      </w:r>
      <w:r w:rsidR="008D6FC0" w:rsidRPr="0077024F">
        <w:rPr>
          <w:rFonts w:ascii="Times New Roman" w:hAnsi="Times New Roman" w:cs="Times New Roman"/>
          <w:sz w:val="24"/>
          <w:szCs w:val="24"/>
          <w:lang w:val="en-US"/>
        </w:rPr>
        <w:t>identical protocol as</w:t>
      </w:r>
      <w:ins w:id="23" w:author="christine.nussbaum" w:date="2025-10-17T09:02:00Z" w16du:dateUtc="2025-10-17T07:02:00Z">
        <w:r w:rsidR="00A37E29" w:rsidRPr="0077024F">
          <w:rPr>
            <w:rFonts w:ascii="Times New Roman" w:hAnsi="Times New Roman" w:cs="Times New Roman"/>
            <w:sz w:val="24"/>
            <w:szCs w:val="24"/>
            <w:lang w:val="en-US"/>
          </w:rPr>
          <w:t xml:space="preserve"> Nussbaum et al. 2024</w:t>
        </w:r>
      </w:ins>
      <w:r w:rsidR="008D6FC0"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8b3c8c1-619f-4ec4-b961-3e5705f8eb3d"/>
          <w:id w:val="2139689240"/>
          <w:placeholder>
            <w:docPart w:val="DefaultPlaceholder_-1854013440"/>
          </w:placeholder>
        </w:sdtPr>
        <w:sdtContent>
          <w:r w:rsidR="00F5385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BlOTg4YmI0LTUyMWEtNDIzNy04OGNiLTgwZDcyNWIzNWFjYyIsIkVudHJpZXMiOlt7IiRpZCI6IjIiLCIkdHlwZSI6IlN3aXNzQWNhZGVtaWMuQ2l0YXZpLkNpdGF0aW9ucy5Xb3JkUGxhY2Vob2xkZXJFbnRyeSwgU3dpc3NBY2FkZW1pYy5DaXRhdmkiLCJJZCI6ImVkNWViNzRlLTRjNjMtNDU0MS1iYWU0LWYwYThlNzkxMTkyMS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U4YjNjOGMxLTYxOWYtNGVjNC1iOTYxLTNlNTcwNWY4ZWIzZCIsIlRleHQiOiIxNCIsIldBSVZlcnNpb24iOiI2LjExLjAuMCJ9}</w:instrText>
          </w:r>
          <w:r w:rsidR="00F5385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F53857" w:rsidRPr="0077024F">
            <w:rPr>
              <w:rFonts w:ascii="Times New Roman" w:hAnsi="Times New Roman" w:cs="Times New Roman"/>
              <w:sz w:val="24"/>
              <w:szCs w:val="24"/>
              <w:lang w:val="en-US"/>
            </w:rPr>
            <w:fldChar w:fldCharType="end"/>
          </w:r>
        </w:sdtContent>
      </w:sdt>
      <w:r w:rsidR="00F53857" w:rsidRPr="0077024F">
        <w:rPr>
          <w:rFonts w:ascii="Times New Roman" w:hAnsi="Times New Roman" w:cs="Times New Roman"/>
          <w:sz w:val="24"/>
          <w:szCs w:val="24"/>
          <w:lang w:val="en-US"/>
        </w:rPr>
        <w:t xml:space="preserve"> </w:t>
      </w:r>
      <w:r w:rsidR="00546C2C" w:rsidRPr="0077024F">
        <w:rPr>
          <w:rFonts w:ascii="Times New Roman" w:hAnsi="Times New Roman" w:cs="Times New Roman"/>
          <w:sz w:val="24"/>
          <w:szCs w:val="24"/>
          <w:lang w:val="en-US"/>
        </w:rPr>
        <w:t>.</w:t>
      </w:r>
      <w:r w:rsidR="008D6FC0"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We report our </w:t>
      </w:r>
      <w:del w:id="24" w:author="christine.nussbaum" w:date="2025-10-24T14:04:00Z" w16du:dateUtc="2025-10-24T12:04:00Z">
        <w:r w:rsidRPr="0077024F" w:rsidDel="0077024F">
          <w:rPr>
            <w:rFonts w:ascii="Times New Roman" w:hAnsi="Times New Roman" w:cs="Times New Roman"/>
            <w:sz w:val="24"/>
            <w:szCs w:val="24"/>
            <w:lang w:val="en-US"/>
          </w:rPr>
          <w:delText xml:space="preserve">findings </w:delText>
        </w:r>
      </w:del>
      <w:ins w:id="25" w:author="christine.nussbaum" w:date="2025-10-24T14:04:00Z" w16du:dateUtc="2025-10-24T12:04:00Z">
        <w:r w:rsidR="0077024F">
          <w:rPr>
            <w:rFonts w:ascii="Times New Roman" w:hAnsi="Times New Roman" w:cs="Times New Roman"/>
            <w:sz w:val="24"/>
            <w:szCs w:val="24"/>
            <w:lang w:val="en-US"/>
          </w:rPr>
          <w:t>results</w:t>
        </w:r>
        <w:r w:rsidR="0077024F" w:rsidRPr="0077024F">
          <w:rPr>
            <w:rFonts w:ascii="Times New Roman" w:hAnsi="Times New Roman" w:cs="Times New Roman"/>
            <w:sz w:val="24"/>
            <w:szCs w:val="24"/>
            <w:lang w:val="en-US"/>
          </w:rPr>
          <w:t xml:space="preserve"> </w:t>
        </w:r>
      </w:ins>
      <w:r w:rsidRPr="0077024F">
        <w:rPr>
          <w:rFonts w:ascii="Times New Roman" w:hAnsi="Times New Roman" w:cs="Times New Roman"/>
          <w:sz w:val="24"/>
          <w:szCs w:val="24"/>
          <w:lang w:val="en-US"/>
        </w:rPr>
        <w:t>in three parts</w:t>
      </w:r>
      <w:r w:rsidR="008D6FC0" w:rsidRPr="0077024F">
        <w:rPr>
          <w:rFonts w:ascii="Times New Roman" w:hAnsi="Times New Roman" w:cs="Times New Roman"/>
          <w:sz w:val="24"/>
          <w:szCs w:val="24"/>
          <w:lang w:val="en-US"/>
        </w:rPr>
        <w:t>. For Part I, we recruited an original sample of amateur instrumentalists and singers and compared their vocal emotion recognition, their musical perception performance and self-rated musicality. In Part II, we focused on the correlations between these measures</w:t>
      </w:r>
      <w:r w:rsidR="00C617CB" w:rsidRPr="0077024F">
        <w:rPr>
          <w:rFonts w:ascii="Times New Roman" w:hAnsi="Times New Roman" w:cs="Times New Roman"/>
          <w:sz w:val="24"/>
          <w:szCs w:val="24"/>
          <w:lang w:val="en-US"/>
        </w:rPr>
        <w:t>,</w:t>
      </w:r>
      <w:r w:rsidR="008D6FC0" w:rsidRPr="0077024F">
        <w:rPr>
          <w:rFonts w:ascii="Times New Roman" w:hAnsi="Times New Roman" w:cs="Times New Roman"/>
          <w:sz w:val="24"/>
          <w:szCs w:val="24"/>
          <w:lang w:val="en-US"/>
        </w:rPr>
        <w:t xml:space="preserve"> </w:t>
      </w:r>
      <w:proofErr w:type="gramStart"/>
      <w:r w:rsidR="008D6FC0" w:rsidRPr="0077024F">
        <w:rPr>
          <w:rFonts w:ascii="Times New Roman" w:hAnsi="Times New Roman" w:cs="Times New Roman"/>
          <w:sz w:val="24"/>
          <w:szCs w:val="24"/>
          <w:lang w:val="en-US"/>
        </w:rPr>
        <w:t>in order to</w:t>
      </w:r>
      <w:proofErr w:type="gramEnd"/>
      <w:r w:rsidR="008D6FC0" w:rsidRPr="0077024F">
        <w:rPr>
          <w:rFonts w:ascii="Times New Roman" w:hAnsi="Times New Roman" w:cs="Times New Roman"/>
          <w:sz w:val="24"/>
          <w:szCs w:val="24"/>
          <w:lang w:val="en-US"/>
        </w:rPr>
        <w:t xml:space="preserve"> replicate the link between auditory sensitivity and vocal emotion recognition reported by previous studies. </w:t>
      </w:r>
      <w:r w:rsidR="00BF4D79" w:rsidRPr="0077024F">
        <w:rPr>
          <w:rFonts w:ascii="Times New Roman" w:hAnsi="Times New Roman" w:cs="Times New Roman"/>
          <w:sz w:val="24"/>
          <w:szCs w:val="24"/>
          <w:lang w:val="en-US"/>
        </w:rPr>
        <w:t xml:space="preserve">Finally, because all our newly recruited singers and instrumentalists were amateurs, the present study offered the opportunity to compare findings with our previously recruited groups of professional musicians and non-musicians </w:t>
      </w:r>
      <w:sdt>
        <w:sdtPr>
          <w:rPr>
            <w:rFonts w:ascii="Times New Roman" w:hAnsi="Times New Roman" w:cs="Times New Roman"/>
            <w:sz w:val="24"/>
            <w:szCs w:val="24"/>
            <w:lang w:val="en-US"/>
          </w:rPr>
          <w:alias w:val="To edit, see citavi.com/edit"/>
          <w:tag w:val="CitaviPlaceholder#00146b7e-97d1-42c9-bed6-679136c59e46"/>
          <w:id w:val="21373299"/>
          <w:placeholder>
            <w:docPart w:val="45C6B9E7FE174E7DA444C77424F99B06"/>
          </w:placeholder>
        </w:sdtPr>
        <w:sdtContent>
          <w:r w:rsidR="00BF4D7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NDA0OGY4LTVjZTMtNGRlYS04YTg3LTEwOTUxNzRmOWFiZC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MDAxNDZiN2UtOTdkMS00MmM5LWJlZDYtNjc5MTM2YzU5ZTQ2IiwiVGV4dCI6IjE0IiwiV0FJVmVyc2lvbiI6IjYuMTEuMC4wIn0=}</w:instrText>
          </w:r>
          <w:r w:rsidR="00BF4D7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BF4D79" w:rsidRPr="0077024F">
            <w:rPr>
              <w:rFonts w:ascii="Times New Roman" w:hAnsi="Times New Roman" w:cs="Times New Roman"/>
              <w:sz w:val="24"/>
              <w:szCs w:val="24"/>
              <w:lang w:val="en-US"/>
            </w:rPr>
            <w:fldChar w:fldCharType="end"/>
          </w:r>
        </w:sdtContent>
      </w:sdt>
      <w:r w:rsidR="00BF4D79" w:rsidRPr="0077024F">
        <w:rPr>
          <w:rFonts w:ascii="Times New Roman" w:hAnsi="Times New Roman" w:cs="Times New Roman"/>
          <w:sz w:val="24"/>
          <w:szCs w:val="24"/>
          <w:lang w:val="en-US"/>
        </w:rPr>
        <w:t xml:space="preserve">, which we report in Part III. </w:t>
      </w:r>
    </w:p>
    <w:p w14:paraId="187E2080" w14:textId="14F4FF33" w:rsidR="0064552C" w:rsidRPr="0077024F" w:rsidRDefault="00EF02FA" w:rsidP="0024516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 xml:space="preserve">As mentioned above, we predicted that singers and instrumentalists as well as professionals and amateurs perform equally well in our vocal emotion recognition task, both for emotions expressed by all available vocal cues, as well as emotions expressed by either F0 or timbre cues. We derived these predictions from previous research suggesting that the neural processing of vocal emotions is comparable in singers and instrumentalists </w:t>
      </w:r>
      <w:sdt>
        <w:sdtPr>
          <w:rPr>
            <w:rFonts w:ascii="Times New Roman" w:hAnsi="Times New Roman" w:cs="Times New Roman"/>
            <w:sz w:val="24"/>
            <w:szCs w:val="24"/>
            <w:lang w:val="en-US"/>
          </w:rPr>
          <w:alias w:val="To edit, see citavi.com/edit"/>
          <w:tag w:val="CitaviPlaceholder#d431ca3b-5565-474c-9425-7528a894ca96"/>
          <w:id w:val="-1049065798"/>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3ODVkYjY1LTYwNmYtNGY3NS1iNTk3LWE5YTcxMWUzMzU1NiIsIlJhbmdlTGVuZ3RoIjoyLCJSZWZlcmVuY2VJZCI6ImNiN2JjYzU2LTg1MzMtNGIyMC1iNDQ2LThkNjg5ODRmOWU5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cmVmIjoiNSJ9fV0sIkJpYlRlWEtleSI6Ik1hcnRpbnNfMjAyMiIsIkNpdGF0aW9uS2V5VXBkYXRlVHlwZSI6MCwiQ29sbGFib3JhdG9ycyI6W10sIkRhdGUyIjoiMDMuMDUuMjAyMiIsIkRvaSI6IjEwLjM3NTgvczEzNDE1LTAyMi0wMTAwNy14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zNzU4L3MxMzQxNS0wMjItMDEwMDcteCIsIlVyaVN0cmluZyI6Imh0dHBzOi8vZG9pLm9yZy8xMC4zNzU4L3MxMzQxNS0wMjItMDEwMDcte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C0xM1QxODoyMDo0MiIsIk1vZGlmaWVkQnkiOiJfQ2hyaXN0aW5lIE51c3NiYXVtIiwiSWQiOiIxMzkyZTQzZi1lODcyLTQ0NzQtODU0NS1kYTRhNmY4MjAyYmMiLCJNb2RpZmllZE9uIjoiMjAyMi0wOC0xM1QxODoyMDo0Mi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1NTAxNDI3IiwiVXJpU3RyaW5nIjoiaHR0cDovL3d3dy5uY2JpLm5sbS5uaWguZ292L3B1Ym1lZC8zNTUwMTQy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I5In1dfSwiVGFnIjoiQ2l0YXZpUGxhY2Vob2xkZXIjZDQzMWNhM2ItNTU2NS00NzRjLTk0MjUtNzUyOGE4OTRjYTk2IiwiVGV4dCI6IjI5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29</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Moreover, we relied on behavioral evidence that the link between musicality and vocal </w:t>
      </w:r>
      <w:bookmarkStart w:id="26" w:name="_Hlk207892576"/>
      <w:r w:rsidRPr="0077024F">
        <w:rPr>
          <w:rFonts w:ascii="Times New Roman" w:hAnsi="Times New Roman" w:cs="Times New Roman"/>
          <w:sz w:val="24"/>
          <w:szCs w:val="24"/>
          <w:lang w:val="en-US"/>
        </w:rPr>
        <w:t xml:space="preserve">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is not </w:t>
      </w:r>
      <w:r w:rsidR="00955F49" w:rsidRPr="0077024F">
        <w:rPr>
          <w:rFonts w:ascii="Times New Roman" w:hAnsi="Times New Roman" w:cs="Times New Roman"/>
          <w:sz w:val="24"/>
          <w:szCs w:val="24"/>
          <w:lang w:val="en-US"/>
        </w:rPr>
        <w:t>related to</w:t>
      </w:r>
      <w:r w:rsidRPr="0077024F">
        <w:rPr>
          <w:rFonts w:ascii="Times New Roman" w:hAnsi="Times New Roman" w:cs="Times New Roman"/>
          <w:sz w:val="24"/>
          <w:szCs w:val="24"/>
          <w:lang w:val="en-US"/>
        </w:rPr>
        <w:t xml:space="preserve"> formal training, but rather </w:t>
      </w:r>
      <w:r w:rsidR="00955F49" w:rsidRPr="0077024F">
        <w:rPr>
          <w:rFonts w:ascii="Times New Roman" w:hAnsi="Times New Roman" w:cs="Times New Roman"/>
          <w:sz w:val="24"/>
          <w:szCs w:val="24"/>
          <w:lang w:val="en-US"/>
        </w:rPr>
        <w:t>to</w:t>
      </w:r>
      <w:r w:rsidRPr="0077024F">
        <w:rPr>
          <w:rFonts w:ascii="Times New Roman" w:hAnsi="Times New Roman" w:cs="Times New Roman"/>
          <w:sz w:val="24"/>
          <w:szCs w:val="24"/>
          <w:lang w:val="en-US"/>
        </w:rPr>
        <w:t xml:space="preserve"> natural differences in auditory sensitivity </w:t>
      </w:r>
      <w:bookmarkEnd w:id="26"/>
      <w:sdt>
        <w:sdtPr>
          <w:rPr>
            <w:rFonts w:ascii="Times New Roman" w:hAnsi="Times New Roman" w:cs="Times New Roman"/>
            <w:sz w:val="24"/>
            <w:szCs w:val="24"/>
            <w:lang w:val="en-US"/>
          </w:rPr>
          <w:alias w:val="To edit, see citavi.com/edit"/>
          <w:tag w:val="CitaviPlaceholder#6cdc2880-a207-4534-8a5d-d3ce3974d5d8"/>
          <w:id w:val="963929269"/>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4NmFjZWFlLWUwZWMtNDljZC1iMDVmLWY3ZDQ2YmU0OWJiOC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HJlZiI6IjkifSx7IiRyZWYiOiIxMCJ9XSwiQmliVGVYS2V5IjoiQ29ycmVpYV8yMDIyIiwiQ2l0YXRpb25LZXlVcGRhdGVUeXBlIjowLCJDb2xsYWJvcmF0b3JzIjpbXSwiQ292ZXJQYXRoIjp7IiRpZCI6IjIyIiwiJHR5cGUiOiJTd2lzc0FjYWRlbWljLkNpdGF2aS5MaW5rZWRSZXNvdXJjZSwgU3dpc3NBY2FkZW1pYy5DaXRhdmkiLCJMaW5rZWRSZXNvdXJjZVR5cGUiOjIsIk9yaWdpbmFsU3RyaW5nIjoiQzpcXFVzZXJzXFxjaHJpc1xcQXBwRGF0YVxcTG9jYWxcXFRlbXBcXHEzYmdvYzFnLmpwZyIsIlVyaVN0cmluZyI6ImYzZDMwNDQ0LWJkMDktNGM2Mi04Y2ZkLTMxYzA5MGJlYWJkOS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cuMDcuMjAyMCIsIkRvaSI6IjEwLjEwMzcvZW1vMDAwMDc3MC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zMjcxODE3MiIsIlVyaVN0cmluZyI6Imh0dHA6Ly93d3cubmNiaS5ubG0ubmloLmdvdi9wdWJtZWQvMzI3MTgxNzI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DgtMTNUMTg6MjE6NDkiLCJNb2RpZmllZEJ5IjoiX0NocmlzdGluZSBOdXNzYmF1bSIsIklkIjoiY2UzMDVkMDktYzYwZS00NGRlLTg1YzYtMmU1M2U5MDRhODlkIiwiTW9kaWZpZWRPbiI6IjIwMjItMDgtMTNUMTg6MjE6ND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xMC4xMDM3L2VtbzAwMDA3NzAiLCJVcmlTdHJpbmciOiJodHRwczovL2RvaS5vcmcvMTAuMTAzNy9lbW8wMDAwNzcw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19, 15</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r w:rsidR="00F42A24" w:rsidRPr="0077024F">
        <w:rPr>
          <w:rFonts w:ascii="Times New Roman" w:hAnsi="Times New Roman" w:cs="Times New Roman"/>
          <w:sz w:val="24"/>
          <w:szCs w:val="24"/>
          <w:lang w:val="en-US"/>
        </w:rPr>
        <w:t>Th</w:t>
      </w:r>
      <w:r w:rsidR="00A252C9" w:rsidRPr="0077024F">
        <w:rPr>
          <w:rFonts w:ascii="Times New Roman" w:hAnsi="Times New Roman" w:cs="Times New Roman"/>
          <w:sz w:val="24"/>
          <w:szCs w:val="24"/>
          <w:lang w:val="en-US"/>
        </w:rPr>
        <w:t>is</w:t>
      </w:r>
      <w:r w:rsidR="00F42A24" w:rsidRPr="0077024F">
        <w:rPr>
          <w:rFonts w:ascii="Times New Roman" w:hAnsi="Times New Roman" w:cs="Times New Roman"/>
          <w:sz w:val="24"/>
          <w:szCs w:val="24"/>
          <w:lang w:val="en-US"/>
        </w:rPr>
        <w:t xml:space="preserve"> study and its </w:t>
      </w:r>
      <w:r w:rsidR="00C617CB" w:rsidRPr="0077024F">
        <w:rPr>
          <w:rFonts w:ascii="Times New Roman" w:hAnsi="Times New Roman" w:cs="Times New Roman"/>
          <w:sz w:val="24"/>
          <w:szCs w:val="24"/>
          <w:lang w:val="en-US"/>
        </w:rPr>
        <w:t xml:space="preserve">hypotheses </w:t>
      </w:r>
      <w:r w:rsidR="00A252C9" w:rsidRPr="0077024F">
        <w:rPr>
          <w:rFonts w:ascii="Times New Roman" w:hAnsi="Times New Roman" w:cs="Times New Roman"/>
          <w:sz w:val="24"/>
          <w:szCs w:val="24"/>
          <w:lang w:val="en-US"/>
        </w:rPr>
        <w:t xml:space="preserve">have been </w:t>
      </w:r>
      <w:r w:rsidR="00F42A24" w:rsidRPr="0077024F">
        <w:rPr>
          <w:rFonts w:ascii="Times New Roman" w:hAnsi="Times New Roman" w:cs="Times New Roman"/>
          <w:sz w:val="24"/>
          <w:szCs w:val="24"/>
          <w:lang w:val="en-US"/>
        </w:rPr>
        <w:t>preregistered</w:t>
      </w:r>
      <w:r w:rsidR="00ED0479" w:rsidRPr="0077024F">
        <w:rPr>
          <w:rFonts w:ascii="Times New Roman" w:hAnsi="Times New Roman" w:cs="Times New Roman"/>
          <w:sz w:val="24"/>
          <w:szCs w:val="24"/>
          <w:lang w:val="en-US"/>
        </w:rPr>
        <w:t xml:space="preserve"> (</w:t>
      </w:r>
      <w:r w:rsidR="00ED0479" w:rsidRPr="0077024F">
        <w:rPr>
          <w:rFonts w:ascii="Times New Roman" w:hAnsi="Times New Roman" w:cs="Times New Roman"/>
        </w:rPr>
        <w:fldChar w:fldCharType="begin"/>
      </w:r>
      <w:r w:rsidR="00ED0479" w:rsidRPr="0077024F">
        <w:rPr>
          <w:rFonts w:ascii="Times New Roman" w:hAnsi="Times New Roman" w:cs="Times New Roman"/>
          <w:lang w:val="en-US"/>
          <w:rPrChange w:id="27" w:author="christine.nussbaum" w:date="2025-10-17T08:59:00Z" w16du:dateUtc="2025-10-17T06:59:00Z">
            <w:rPr/>
          </w:rPrChange>
        </w:rPr>
        <w:instrText>HYPERLINK "https://doi.org/10.17605/OSF.IO/76PV5"</w:instrText>
      </w:r>
      <w:r w:rsidR="00ED0479" w:rsidRPr="0077024F">
        <w:rPr>
          <w:rFonts w:ascii="Times New Roman" w:hAnsi="Times New Roman" w:cs="Times New Roman"/>
        </w:rPr>
      </w:r>
      <w:r w:rsidR="00ED0479" w:rsidRPr="0077024F">
        <w:rPr>
          <w:rFonts w:ascii="Times New Roman" w:hAnsi="Times New Roman" w:cs="Times New Roman"/>
        </w:rPr>
        <w:fldChar w:fldCharType="separate"/>
      </w:r>
      <w:r w:rsidR="00ED0479" w:rsidRPr="0077024F">
        <w:rPr>
          <w:rStyle w:val="Hyperlink"/>
          <w:rFonts w:ascii="Times New Roman" w:hAnsi="Times New Roman" w:cs="Times New Roman"/>
          <w:sz w:val="24"/>
          <w:szCs w:val="24"/>
          <w:lang w:val="en-US"/>
        </w:rPr>
        <w:t>https://doi.org/10.17605/OSF.IO/76PV5</w:t>
      </w:r>
      <w:r w:rsidR="00ED0479" w:rsidRPr="0077024F">
        <w:rPr>
          <w:rFonts w:ascii="Times New Roman" w:hAnsi="Times New Roman" w:cs="Times New Roman"/>
        </w:rPr>
        <w:fldChar w:fldCharType="end"/>
      </w:r>
      <w:r w:rsidR="00ED0479" w:rsidRPr="0077024F">
        <w:rPr>
          <w:rFonts w:ascii="Times New Roman" w:hAnsi="Times New Roman" w:cs="Times New Roman"/>
          <w:sz w:val="24"/>
          <w:szCs w:val="24"/>
          <w:lang w:val="en-US"/>
        </w:rPr>
        <w:t>)</w:t>
      </w:r>
      <w:r w:rsidR="00F42A24" w:rsidRPr="0077024F">
        <w:rPr>
          <w:rFonts w:ascii="Times New Roman" w:hAnsi="Times New Roman" w:cs="Times New Roman"/>
          <w:sz w:val="24"/>
          <w:szCs w:val="24"/>
          <w:lang w:val="en-US"/>
        </w:rPr>
        <w:t xml:space="preserve">. </w:t>
      </w:r>
    </w:p>
    <w:p w14:paraId="5C08DA1B" w14:textId="01025903" w:rsidR="00484889" w:rsidRPr="0077024F" w:rsidRDefault="0022798F" w:rsidP="00D93F94">
      <w:pPr>
        <w:pStyle w:val="berschrift1"/>
        <w:numPr>
          <w:ilvl w:val="0"/>
          <w:numId w:val="0"/>
        </w:numPr>
        <w:spacing w:line="480" w:lineRule="auto"/>
        <w:rPr>
          <w:rFonts w:ascii="Times New Roman" w:hAnsi="Times New Roman" w:cs="Times New Roman"/>
          <w:sz w:val="24"/>
          <w:szCs w:val="24"/>
          <w:lang w:val="en-US"/>
        </w:rPr>
      </w:pPr>
      <w:bookmarkStart w:id="28" w:name="_Toc200448865"/>
      <w:r w:rsidRPr="0077024F">
        <w:rPr>
          <w:rFonts w:ascii="Times New Roman" w:hAnsi="Times New Roman" w:cs="Times New Roman"/>
          <w:sz w:val="24"/>
          <w:szCs w:val="24"/>
          <w:lang w:val="en-US"/>
        </w:rPr>
        <w:t xml:space="preserve">Results </w:t>
      </w:r>
      <w:bookmarkEnd w:id="28"/>
    </w:p>
    <w:p w14:paraId="50A15545" w14:textId="60136C08" w:rsidR="0022798F" w:rsidRPr="0077024F" w:rsidRDefault="0022798F" w:rsidP="00D93F94">
      <w:pPr>
        <w:pStyle w:val="berschrift2"/>
        <w:numPr>
          <w:ilvl w:val="0"/>
          <w:numId w:val="0"/>
        </w:numPr>
        <w:spacing w:line="480" w:lineRule="auto"/>
        <w:ind w:left="708"/>
        <w:rPr>
          <w:rFonts w:ascii="Times New Roman" w:hAnsi="Times New Roman" w:cs="Times New Roman"/>
          <w:sz w:val="24"/>
          <w:szCs w:val="24"/>
          <w:lang w:val="en-US"/>
        </w:rPr>
      </w:pPr>
      <w:bookmarkStart w:id="29" w:name="_Toc200448866"/>
      <w:r w:rsidRPr="0077024F">
        <w:rPr>
          <w:rFonts w:ascii="Times New Roman" w:hAnsi="Times New Roman" w:cs="Times New Roman"/>
          <w:sz w:val="24"/>
          <w:szCs w:val="24"/>
          <w:lang w:val="en-US"/>
        </w:rPr>
        <w:t>Part I</w:t>
      </w:r>
      <w:r w:rsidR="001C3DE0" w:rsidRPr="0077024F">
        <w:rPr>
          <w:rFonts w:ascii="Times New Roman" w:hAnsi="Times New Roman" w:cs="Times New Roman"/>
          <w:sz w:val="24"/>
          <w:szCs w:val="24"/>
          <w:lang w:val="en-US"/>
        </w:rPr>
        <w:t>: Comparison of non-professional singers and instrumentalists</w:t>
      </w:r>
    </w:p>
    <w:bookmarkEnd w:id="29"/>
    <w:p w14:paraId="166C9185" w14:textId="3BF4F08A" w:rsidR="0022798F" w:rsidRPr="0077024F" w:rsidRDefault="00D93F94" w:rsidP="00D93F94">
      <w:pPr>
        <w:pStyle w:val="berschrift3"/>
        <w:numPr>
          <w:ilvl w:val="0"/>
          <w:numId w:val="0"/>
        </w:numPr>
        <w:spacing w:line="480" w:lineRule="auto"/>
        <w:rPr>
          <w:rFonts w:ascii="Times New Roman" w:hAnsi="Times New Roman" w:cs="Times New Roman"/>
          <w:lang w:val="en-US"/>
        </w:rPr>
      </w:pPr>
      <w:r w:rsidRPr="0077024F">
        <w:rPr>
          <w:rFonts w:ascii="Times New Roman" w:hAnsi="Times New Roman" w:cs="Times New Roman"/>
          <w:lang w:val="en-US"/>
        </w:rPr>
        <w:tab/>
      </w:r>
      <w:r w:rsidR="0022798F" w:rsidRPr="0077024F">
        <w:rPr>
          <w:rFonts w:ascii="Times New Roman" w:hAnsi="Times New Roman" w:cs="Times New Roman"/>
          <w:lang w:val="en-US"/>
        </w:rPr>
        <w:t xml:space="preserve">Hypotheses </w:t>
      </w:r>
    </w:p>
    <w:p w14:paraId="1989A7B2" w14:textId="50C45137" w:rsidR="0091335A" w:rsidRPr="0077024F" w:rsidRDefault="0091335A" w:rsidP="001E135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Regarding the comparison between singers and instrumentalists, we formulated t</w:t>
      </w:r>
      <w:r w:rsidR="00A252C9" w:rsidRPr="0077024F">
        <w:rPr>
          <w:rFonts w:ascii="Times New Roman" w:hAnsi="Times New Roman" w:cs="Times New Roman"/>
          <w:sz w:val="24"/>
          <w:szCs w:val="24"/>
          <w:lang w:val="en-US"/>
        </w:rPr>
        <w:t>he</w:t>
      </w:r>
      <w:r w:rsidRPr="0077024F">
        <w:rPr>
          <w:rFonts w:ascii="Times New Roman" w:hAnsi="Times New Roman" w:cs="Times New Roman"/>
          <w:sz w:val="24"/>
          <w:szCs w:val="24"/>
          <w:lang w:val="en-US"/>
        </w:rPr>
        <w:t xml:space="preserve"> following hypotheses: </w:t>
      </w:r>
    </w:p>
    <w:p w14:paraId="4CD67D57" w14:textId="2090C6D6" w:rsidR="002B035F" w:rsidRPr="0077024F" w:rsidRDefault="002B035F"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H1:</w:t>
      </w:r>
      <w:r w:rsidRPr="0077024F">
        <w:rPr>
          <w:rFonts w:ascii="Times New Roman" w:hAnsi="Times New Roman" w:cs="Times New Roman"/>
          <w:sz w:val="24"/>
          <w:szCs w:val="24"/>
          <w:lang w:val="en-US"/>
        </w:rPr>
        <w:t xml:space="preserve"> We expect </w:t>
      </w:r>
      <w:r w:rsidR="00C617CB" w:rsidRPr="0077024F">
        <w:rPr>
          <w:rFonts w:ascii="Times New Roman" w:hAnsi="Times New Roman" w:cs="Times New Roman"/>
          <w:i/>
          <w:iCs/>
          <w:sz w:val="24"/>
          <w:szCs w:val="24"/>
          <w:lang w:val="en-US"/>
        </w:rPr>
        <w:t>no</w:t>
      </w:r>
      <w:r w:rsidR="00C617CB"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difference between singers and instrumentalists in overall vocal emotion recognition performance. </w:t>
      </w:r>
    </w:p>
    <w:p w14:paraId="653FE8F3" w14:textId="74C99FE9" w:rsidR="004E2C07" w:rsidRPr="0077024F" w:rsidRDefault="002B035F"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H2:</w:t>
      </w:r>
      <w:r w:rsidRPr="0077024F">
        <w:rPr>
          <w:rFonts w:ascii="Times New Roman" w:hAnsi="Times New Roman" w:cs="Times New Roman"/>
          <w:sz w:val="24"/>
          <w:szCs w:val="24"/>
          <w:lang w:val="en-US"/>
        </w:rPr>
        <w:t xml:space="preserve"> We expect </w:t>
      </w:r>
      <w:r w:rsidR="004C6E77" w:rsidRPr="0077024F">
        <w:rPr>
          <w:rFonts w:ascii="Times New Roman" w:hAnsi="Times New Roman" w:cs="Times New Roman"/>
          <w:i/>
          <w:iCs/>
          <w:sz w:val="24"/>
          <w:szCs w:val="24"/>
          <w:lang w:val="en-US"/>
        </w:rPr>
        <w:t>no</w:t>
      </w:r>
      <w:r w:rsidRPr="0077024F">
        <w:rPr>
          <w:rFonts w:ascii="Times New Roman" w:hAnsi="Times New Roman" w:cs="Times New Roman"/>
          <w:sz w:val="24"/>
          <w:szCs w:val="24"/>
          <w:lang w:val="en-US"/>
        </w:rPr>
        <w:t xml:space="preserve"> difference between singers and instrumentalists in vocal emotion recognition performance based on timbre and F0 cues only.</w:t>
      </w:r>
    </w:p>
    <w:p w14:paraId="2A764417" w14:textId="77777777" w:rsidR="002B035F" w:rsidRPr="0077024F" w:rsidRDefault="002B035F" w:rsidP="002B035F">
      <w:pPr>
        <w:rPr>
          <w:rFonts w:ascii="Times New Roman" w:hAnsi="Times New Roman" w:cs="Times New Roman"/>
          <w:sz w:val="24"/>
          <w:szCs w:val="24"/>
          <w:lang w:val="en-US"/>
        </w:rPr>
      </w:pPr>
    </w:p>
    <w:p w14:paraId="3EE30793" w14:textId="4B113ABF" w:rsidR="00484889" w:rsidRPr="0077024F" w:rsidRDefault="00D93F94" w:rsidP="00D93F94">
      <w:pPr>
        <w:pStyle w:val="berschrift3"/>
        <w:numPr>
          <w:ilvl w:val="0"/>
          <w:numId w:val="0"/>
        </w:numPr>
        <w:spacing w:line="480" w:lineRule="auto"/>
        <w:rPr>
          <w:rFonts w:ascii="Times New Roman" w:hAnsi="Times New Roman" w:cs="Times New Roman"/>
          <w:lang w:val="en-US"/>
        </w:rPr>
      </w:pPr>
      <w:bookmarkStart w:id="30" w:name="_Toc200448874"/>
      <w:r w:rsidRPr="0077024F">
        <w:rPr>
          <w:rFonts w:ascii="Times New Roman" w:hAnsi="Times New Roman" w:cs="Times New Roman"/>
          <w:lang w:val="en-US"/>
        </w:rPr>
        <w:tab/>
      </w:r>
      <w:r w:rsidR="00484889" w:rsidRPr="0077024F">
        <w:rPr>
          <w:rFonts w:ascii="Times New Roman" w:hAnsi="Times New Roman" w:cs="Times New Roman"/>
          <w:lang w:val="en-US"/>
        </w:rPr>
        <w:t>Demograph</w:t>
      </w:r>
      <w:r w:rsidR="00BB26FB" w:rsidRPr="0077024F">
        <w:rPr>
          <w:rFonts w:ascii="Times New Roman" w:hAnsi="Times New Roman" w:cs="Times New Roman"/>
          <w:lang w:val="en-US"/>
        </w:rPr>
        <w:t>y, musicality, and personality of participants</w:t>
      </w:r>
      <w:bookmarkEnd w:id="30"/>
    </w:p>
    <w:p w14:paraId="08A61450" w14:textId="10CC4961" w:rsidR="005A0105" w:rsidRPr="0077024F" w:rsidRDefault="002224D9" w:rsidP="00BB26FB">
      <w:pPr>
        <w:spacing w:line="480" w:lineRule="auto"/>
        <w:rPr>
          <w:rFonts w:ascii="Times New Roman" w:hAnsi="Times New Roman" w:cs="Times New Roman"/>
          <w:sz w:val="24"/>
          <w:szCs w:val="24"/>
          <w:lang w:val="en-US"/>
        </w:rPr>
      </w:pPr>
      <w:bookmarkStart w:id="31" w:name="_Hlk209531187"/>
      <w:r w:rsidRPr="0077024F">
        <w:rPr>
          <w:rFonts w:ascii="Times New Roman" w:hAnsi="Times New Roman" w:cs="Times New Roman"/>
          <w:sz w:val="24"/>
          <w:szCs w:val="24"/>
          <w:lang w:val="en-US"/>
        </w:rPr>
        <w:t xml:space="preserve">First, we checked for important demographic and psychological variables that the two groups were comparable. </w:t>
      </w:r>
      <w:bookmarkEnd w:id="31"/>
      <w:r w:rsidR="00BB26FB" w:rsidRPr="0077024F">
        <w:rPr>
          <w:rFonts w:ascii="Times New Roman" w:hAnsi="Times New Roman" w:cs="Times New Roman"/>
          <w:sz w:val="24"/>
          <w:szCs w:val="24"/>
          <w:lang w:val="en-US"/>
        </w:rPr>
        <w:t xml:space="preserve">Singers and instrumentalists did not differ significantly in the socioeconomic status assessed via educational level, </w:t>
      </w:r>
      <w:r w:rsidR="005772ED" w:rsidRPr="0077024F">
        <w:rPr>
          <w:rStyle w:val="Hervorhebung"/>
          <w:rFonts w:ascii="Times New Roman" w:hAnsi="Times New Roman" w:cs="Times New Roman"/>
          <w:sz w:val="24"/>
          <w:szCs w:val="24"/>
          <w:lang w:val="en-US"/>
        </w:rPr>
        <w:t>X</w:t>
      </w:r>
      <w:r w:rsidR="005772ED" w:rsidRPr="0077024F">
        <w:rPr>
          <w:rFonts w:ascii="Times New Roman" w:hAnsi="Times New Roman" w:cs="Times New Roman"/>
          <w:sz w:val="24"/>
          <w:szCs w:val="24"/>
          <w:vertAlign w:val="superscript"/>
          <w:lang w:val="en-US"/>
        </w:rPr>
        <w:t>2</w:t>
      </w:r>
      <w:r w:rsidR="005772ED" w:rsidRPr="0077024F">
        <w:rPr>
          <w:rFonts w:ascii="Times New Roman" w:hAnsi="Times New Roman" w:cs="Times New Roman"/>
          <w:sz w:val="24"/>
          <w:szCs w:val="24"/>
          <w:lang w:val="en-US"/>
        </w:rPr>
        <w:t xml:space="preserve"> </w:t>
      </w:r>
      <w:r w:rsidR="00BB26FB" w:rsidRPr="0077024F">
        <w:rPr>
          <w:rFonts w:ascii="Times New Roman" w:hAnsi="Times New Roman" w:cs="Times New Roman"/>
          <w:sz w:val="24"/>
          <w:szCs w:val="24"/>
          <w:lang w:val="en-US"/>
        </w:rPr>
        <w:t xml:space="preserve">(2, N = 88) = 1.06, </w:t>
      </w:r>
      <w:r w:rsidR="00BB26FB" w:rsidRPr="0077024F">
        <w:rPr>
          <w:rFonts w:ascii="Times New Roman" w:hAnsi="Times New Roman" w:cs="Times New Roman"/>
          <w:i/>
          <w:iCs/>
          <w:sz w:val="24"/>
          <w:szCs w:val="24"/>
          <w:lang w:val="en-US"/>
        </w:rPr>
        <w:t>p</w:t>
      </w:r>
      <w:r w:rsidR="00BB26FB" w:rsidRPr="0077024F">
        <w:rPr>
          <w:rFonts w:ascii="Times New Roman" w:hAnsi="Times New Roman" w:cs="Times New Roman"/>
          <w:sz w:val="24"/>
          <w:szCs w:val="24"/>
          <w:lang w:val="en-US"/>
        </w:rPr>
        <w:t xml:space="preserve"> = .588</w:t>
      </w:r>
      <w:r w:rsidR="002765C5" w:rsidRPr="0077024F">
        <w:rPr>
          <w:rFonts w:ascii="Times New Roman" w:hAnsi="Times New Roman" w:cs="Times New Roman"/>
          <w:sz w:val="24"/>
          <w:szCs w:val="24"/>
          <w:lang w:val="en-US"/>
        </w:rPr>
        <w:t>;</w:t>
      </w:r>
      <w:r w:rsidR="00BB26FB" w:rsidRPr="0077024F">
        <w:rPr>
          <w:rFonts w:ascii="Times New Roman" w:hAnsi="Times New Roman" w:cs="Times New Roman"/>
          <w:sz w:val="24"/>
          <w:szCs w:val="24"/>
          <w:lang w:val="en-US"/>
        </w:rPr>
        <w:t xml:space="preserve"> highest academic degree</w:t>
      </w:r>
      <w:r w:rsidR="002765C5" w:rsidRPr="0077024F">
        <w:rPr>
          <w:rFonts w:ascii="Times New Roman" w:hAnsi="Times New Roman" w:cs="Times New Roman"/>
          <w:sz w:val="24"/>
          <w:szCs w:val="24"/>
          <w:lang w:val="en-US"/>
        </w:rPr>
        <w:t xml:space="preserve">, </w:t>
      </w:r>
      <w:r w:rsidR="005772ED" w:rsidRPr="0077024F">
        <w:rPr>
          <w:rStyle w:val="Hervorhebung"/>
          <w:rFonts w:ascii="Times New Roman" w:hAnsi="Times New Roman" w:cs="Times New Roman"/>
          <w:sz w:val="24"/>
          <w:szCs w:val="24"/>
          <w:lang w:val="en-US"/>
        </w:rPr>
        <w:t>X</w:t>
      </w:r>
      <w:r w:rsidR="005772ED" w:rsidRPr="0077024F">
        <w:rPr>
          <w:rFonts w:ascii="Times New Roman" w:hAnsi="Times New Roman" w:cs="Times New Roman"/>
          <w:sz w:val="24"/>
          <w:szCs w:val="24"/>
          <w:vertAlign w:val="superscript"/>
          <w:lang w:val="en-US"/>
        </w:rPr>
        <w:t>2</w:t>
      </w:r>
      <w:r w:rsidR="005772ED" w:rsidRPr="0077024F">
        <w:rPr>
          <w:rFonts w:ascii="Times New Roman" w:hAnsi="Times New Roman" w:cs="Times New Roman"/>
          <w:sz w:val="24"/>
          <w:szCs w:val="24"/>
          <w:lang w:val="en-US"/>
        </w:rPr>
        <w:t xml:space="preserve"> </w:t>
      </w:r>
      <w:r w:rsidR="00BB26FB" w:rsidRPr="0077024F">
        <w:rPr>
          <w:rFonts w:ascii="Times New Roman" w:hAnsi="Times New Roman" w:cs="Times New Roman"/>
          <w:sz w:val="24"/>
          <w:szCs w:val="24"/>
          <w:lang w:val="en-US"/>
        </w:rPr>
        <w:t xml:space="preserve">(7, N = 88) = 9.06, p = .249, and </w:t>
      </w:r>
      <w:r w:rsidR="00BB26FB" w:rsidRPr="0077024F">
        <w:rPr>
          <w:rFonts w:ascii="Times New Roman" w:hAnsi="Times New Roman" w:cs="Times New Roman"/>
          <w:color w:val="000000" w:themeColor="text1"/>
          <w:sz w:val="24"/>
          <w:szCs w:val="24"/>
          <w:lang w:val="en-US"/>
        </w:rPr>
        <w:t>household income</w:t>
      </w:r>
      <w:r w:rsidR="002765C5" w:rsidRPr="0077024F">
        <w:rPr>
          <w:rFonts w:ascii="Times New Roman" w:hAnsi="Times New Roman" w:cs="Times New Roman"/>
          <w:color w:val="000000" w:themeColor="text1"/>
          <w:sz w:val="24"/>
          <w:szCs w:val="24"/>
          <w:lang w:val="en-US"/>
        </w:rPr>
        <w:t>,</w:t>
      </w:r>
      <w:r w:rsidR="00BB26FB" w:rsidRPr="0077024F">
        <w:rPr>
          <w:rFonts w:ascii="Times New Roman" w:hAnsi="Times New Roman" w:cs="Times New Roman"/>
          <w:color w:val="000000" w:themeColor="text1"/>
          <w:sz w:val="24"/>
          <w:szCs w:val="24"/>
          <w:lang w:val="en-US"/>
        </w:rPr>
        <w:t xml:space="preserve"> </w:t>
      </w:r>
      <w:r w:rsidR="005772ED" w:rsidRPr="0077024F">
        <w:rPr>
          <w:rStyle w:val="Hervorhebung"/>
          <w:rFonts w:ascii="Times New Roman" w:hAnsi="Times New Roman" w:cs="Times New Roman"/>
          <w:color w:val="000000" w:themeColor="text1"/>
          <w:sz w:val="24"/>
          <w:szCs w:val="24"/>
          <w:lang w:val="en-US"/>
        </w:rPr>
        <w:t>X</w:t>
      </w:r>
      <w:r w:rsidR="005772ED" w:rsidRPr="0077024F">
        <w:rPr>
          <w:rFonts w:ascii="Times New Roman" w:hAnsi="Times New Roman" w:cs="Times New Roman"/>
          <w:color w:val="000000" w:themeColor="text1"/>
          <w:sz w:val="24"/>
          <w:szCs w:val="24"/>
          <w:vertAlign w:val="superscript"/>
          <w:lang w:val="en-US"/>
        </w:rPr>
        <w:t>2</w:t>
      </w:r>
      <w:r w:rsidR="005772ED" w:rsidRPr="0077024F">
        <w:rPr>
          <w:rFonts w:ascii="Times New Roman" w:hAnsi="Times New Roman" w:cs="Times New Roman"/>
          <w:color w:val="000000" w:themeColor="text1"/>
          <w:sz w:val="24"/>
          <w:szCs w:val="24"/>
          <w:lang w:val="en-US"/>
        </w:rPr>
        <w:t xml:space="preserve"> </w:t>
      </w:r>
      <w:r w:rsidR="00BB26FB" w:rsidRPr="0077024F">
        <w:rPr>
          <w:rFonts w:ascii="Times New Roman" w:hAnsi="Times New Roman" w:cs="Times New Roman"/>
          <w:color w:val="000000" w:themeColor="text1"/>
          <w:sz w:val="24"/>
          <w:szCs w:val="24"/>
          <w:lang w:val="en-US"/>
        </w:rPr>
        <w:t xml:space="preserve">(4, N = 88) = </w:t>
      </w:r>
      <w:r w:rsidR="00BB26FB" w:rsidRPr="0077024F">
        <w:rPr>
          <w:rFonts w:ascii="Times New Roman" w:hAnsi="Times New Roman" w:cs="Times New Roman"/>
          <w:color w:val="000000" w:themeColor="text1"/>
          <w:sz w:val="24"/>
          <w:szCs w:val="24"/>
          <w:lang w:val="en-US"/>
        </w:rPr>
        <w:lastRenderedPageBreak/>
        <w:t xml:space="preserve">5.23, p = .264 </w:t>
      </w:r>
      <w:r w:rsidR="002765C5" w:rsidRPr="0077024F">
        <w:rPr>
          <w:rFonts w:ascii="Times New Roman" w:hAnsi="Times New Roman" w:cs="Times New Roman"/>
          <w:color w:val="000000" w:themeColor="text1"/>
          <w:sz w:val="24"/>
          <w:szCs w:val="24"/>
          <w:lang w:val="en-US"/>
        </w:rPr>
        <w:t>(</w:t>
      </w:r>
      <w:r w:rsidR="00BB26FB" w:rsidRPr="0077024F">
        <w:rPr>
          <w:rFonts w:ascii="Times New Roman" w:hAnsi="Times New Roman" w:cs="Times New Roman"/>
          <w:color w:val="000000" w:themeColor="text1"/>
          <w:sz w:val="24"/>
          <w:szCs w:val="24"/>
          <w:lang w:val="en-US"/>
        </w:rPr>
        <w:t xml:space="preserve">for more details see Table </w:t>
      </w:r>
      <w:r w:rsidR="005772ED" w:rsidRPr="0077024F">
        <w:rPr>
          <w:rFonts w:ascii="Times New Roman" w:hAnsi="Times New Roman" w:cs="Times New Roman"/>
          <w:color w:val="000000" w:themeColor="text1"/>
          <w:sz w:val="24"/>
          <w:szCs w:val="24"/>
          <w:lang w:val="en-US"/>
        </w:rPr>
        <w:t>S2</w:t>
      </w:r>
      <w:r w:rsidR="004A14AB" w:rsidRPr="0077024F">
        <w:rPr>
          <w:rFonts w:ascii="Times New Roman" w:hAnsi="Times New Roman" w:cs="Times New Roman"/>
          <w:color w:val="000000" w:themeColor="text1"/>
          <w:sz w:val="24"/>
          <w:szCs w:val="24"/>
          <w:lang w:val="en-US"/>
        </w:rPr>
        <w:t xml:space="preserve"> on OSF</w:t>
      </w:r>
      <w:r w:rsidR="00BB26FB" w:rsidRPr="0077024F">
        <w:rPr>
          <w:rFonts w:ascii="Times New Roman" w:hAnsi="Times New Roman" w:cs="Times New Roman"/>
          <w:color w:val="000000" w:themeColor="text1"/>
          <w:sz w:val="24"/>
          <w:szCs w:val="24"/>
          <w:lang w:val="en-US"/>
        </w:rPr>
        <w:t>). Further</w:t>
      </w:r>
      <w:r w:rsidR="00BB26FB" w:rsidRPr="0077024F">
        <w:rPr>
          <w:rFonts w:ascii="Times New Roman" w:hAnsi="Times New Roman" w:cs="Times New Roman"/>
          <w:sz w:val="24"/>
          <w:szCs w:val="24"/>
          <w:lang w:val="en-US"/>
        </w:rPr>
        <w:t xml:space="preserve">, the groups did not differ in age or positive and negative </w:t>
      </w:r>
      <w:proofErr w:type="gramStart"/>
      <w:r w:rsidR="00BB26FB" w:rsidRPr="0077024F">
        <w:rPr>
          <w:rFonts w:ascii="Times New Roman" w:hAnsi="Times New Roman" w:cs="Times New Roman"/>
          <w:sz w:val="24"/>
          <w:szCs w:val="24"/>
          <w:lang w:val="en-US"/>
        </w:rPr>
        <w:t>affect</w:t>
      </w:r>
      <w:proofErr w:type="gramEnd"/>
      <w:r w:rsidR="00BB26FB" w:rsidRPr="0077024F">
        <w:rPr>
          <w:rFonts w:ascii="Times New Roman" w:hAnsi="Times New Roman" w:cs="Times New Roman"/>
          <w:sz w:val="24"/>
          <w:szCs w:val="24"/>
          <w:lang w:val="en-US"/>
        </w:rPr>
        <w:t xml:space="preserve"> </w:t>
      </w:r>
      <w:r w:rsidR="00654D96" w:rsidRPr="0077024F">
        <w:rPr>
          <w:rFonts w:ascii="Times New Roman" w:hAnsi="Times New Roman" w:cs="Times New Roman"/>
          <w:sz w:val="24"/>
          <w:szCs w:val="24"/>
          <w:lang w:val="en-US"/>
        </w:rPr>
        <w:t xml:space="preserve">(assessed with the PANAS) </w:t>
      </w:r>
      <w:r w:rsidR="00BB26FB" w:rsidRPr="0077024F">
        <w:rPr>
          <w:rFonts w:ascii="Times New Roman" w:hAnsi="Times New Roman" w:cs="Times New Roman"/>
          <w:sz w:val="24"/>
          <w:szCs w:val="24"/>
          <w:lang w:val="en-US"/>
        </w:rPr>
        <w:t>and were comparable regarding Big Five personality traits and autistic traits. In the Gold-MSI, singers and instrumentalists scored comparatively on the general musicality score, but there were differences on two subfactors: instrumentalists scored higher on the subfactor Formal Education, while singers scored higher on Singing. In the PROMS, both groups performed comparably in all four subtests</w:t>
      </w:r>
      <w:r w:rsidR="002765C5" w:rsidRPr="0077024F">
        <w:rPr>
          <w:rFonts w:ascii="Times New Roman" w:hAnsi="Times New Roman" w:cs="Times New Roman"/>
          <w:sz w:val="24"/>
          <w:szCs w:val="24"/>
          <w:lang w:val="en-US"/>
        </w:rPr>
        <w:t xml:space="preserve">. Participant characteristics assessed via self-report and music performance in the PROMS are summarized in </w:t>
      </w:r>
      <w:r w:rsidR="00BB26FB" w:rsidRPr="0077024F">
        <w:rPr>
          <w:rFonts w:ascii="Times New Roman" w:hAnsi="Times New Roman" w:cs="Times New Roman"/>
          <w:b/>
          <w:sz w:val="24"/>
          <w:szCs w:val="24"/>
          <w:lang w:val="en-US"/>
        </w:rPr>
        <w:t>Table 1</w:t>
      </w:r>
      <w:r w:rsidR="00BB26FB" w:rsidRPr="0077024F">
        <w:rPr>
          <w:rFonts w:ascii="Times New Roman" w:hAnsi="Times New Roman" w:cs="Times New Roman"/>
          <w:sz w:val="24"/>
          <w:szCs w:val="24"/>
          <w:lang w:val="en-US"/>
        </w:rPr>
        <w:t>.</w:t>
      </w:r>
    </w:p>
    <w:p w14:paraId="2480ADD0" w14:textId="02FC9172" w:rsidR="00BB26FB" w:rsidRPr="0077024F" w:rsidRDefault="00D10658" w:rsidP="00B613D5">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1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0A4E8CCE" w14:textId="67056E12" w:rsidR="009D2C61" w:rsidRPr="0077024F" w:rsidRDefault="009D2C61">
      <w:pPr>
        <w:suppressAutoHyphens w:val="0"/>
        <w:rPr>
          <w:rFonts w:ascii="Times New Roman" w:hAnsi="Times New Roman" w:cs="Times New Roman"/>
          <w:b/>
          <w:iCs/>
          <w:sz w:val="24"/>
          <w:szCs w:val="24"/>
          <w:lang w:val="en-US"/>
        </w:rPr>
      </w:pPr>
    </w:p>
    <w:p w14:paraId="2B315061" w14:textId="5D3D8B0E" w:rsidR="00484889" w:rsidRPr="0077024F" w:rsidRDefault="00D93F94" w:rsidP="00D93F94">
      <w:pPr>
        <w:pStyle w:val="berschrift3"/>
        <w:numPr>
          <w:ilvl w:val="0"/>
          <w:numId w:val="0"/>
        </w:numPr>
        <w:spacing w:line="480" w:lineRule="auto"/>
        <w:contextualSpacing/>
        <w:rPr>
          <w:rFonts w:ascii="Times New Roman" w:hAnsi="Times New Roman" w:cs="Times New Roman"/>
          <w:lang w:val="en-US"/>
        </w:rPr>
      </w:pPr>
      <w:bookmarkStart w:id="32" w:name="_Toc200448875"/>
      <w:r w:rsidRPr="0077024F">
        <w:rPr>
          <w:rFonts w:ascii="Times New Roman" w:hAnsi="Times New Roman" w:cs="Times New Roman"/>
          <w:lang w:val="en-US"/>
        </w:rPr>
        <w:tab/>
      </w:r>
      <w:r w:rsidR="00484889" w:rsidRPr="0077024F">
        <w:rPr>
          <w:rFonts w:ascii="Times New Roman" w:hAnsi="Times New Roman" w:cs="Times New Roman"/>
          <w:lang w:val="en-US"/>
        </w:rPr>
        <w:t>Emotion classification performance</w:t>
      </w:r>
      <w:bookmarkEnd w:id="32"/>
    </w:p>
    <w:p w14:paraId="69B28D68" w14:textId="4E7AB205" w:rsidR="00484889" w:rsidRPr="0077024F" w:rsidRDefault="00484889" w:rsidP="00F009E6">
      <w:pPr>
        <w:spacing w:line="480" w:lineRule="auto"/>
        <w:contextualSpacing/>
        <w:rPr>
          <w:rFonts w:ascii="Times New Roman" w:hAnsi="Times New Roman" w:cs="Times New Roman"/>
          <w:sz w:val="24"/>
          <w:szCs w:val="24"/>
          <w:lang w:val="en-US"/>
        </w:rPr>
      </w:pPr>
      <w:r w:rsidRPr="0077024F">
        <w:rPr>
          <w:rFonts w:ascii="Times New Roman" w:hAnsi="Times New Roman" w:cs="Times New Roman"/>
          <w:sz w:val="24"/>
          <w:szCs w:val="24"/>
          <w:lang w:val="en-US"/>
        </w:rPr>
        <w:t>The mean proportion of correct responses was submitted to an ANOVA with Emotion (Happiness, Pleasure, Fear, and Sadness) and Morph Type (Full, F0, and Timbre) as repeated measures factor</w:t>
      </w:r>
      <w:r w:rsidR="0065040D"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and Group (</w:t>
      </w:r>
      <w:r w:rsidR="007238A3" w:rsidRPr="0077024F">
        <w:rPr>
          <w:rFonts w:ascii="Times New Roman" w:hAnsi="Times New Roman" w:cs="Times New Roman"/>
          <w:sz w:val="24"/>
          <w:szCs w:val="24"/>
          <w:lang w:val="en-US"/>
        </w:rPr>
        <w:t>singers and instrumentalists</w:t>
      </w:r>
      <w:r w:rsidRPr="0077024F">
        <w:rPr>
          <w:rFonts w:ascii="Times New Roman" w:hAnsi="Times New Roman" w:cs="Times New Roman"/>
          <w:sz w:val="24"/>
          <w:szCs w:val="24"/>
          <w:lang w:val="en-US"/>
        </w:rPr>
        <w:t>) as a between subject factor</w:t>
      </w:r>
      <w:r w:rsidR="004C5871" w:rsidRPr="0077024F">
        <w:rPr>
          <w:rFonts w:ascii="Times New Roman" w:hAnsi="Times New Roman" w:cs="Times New Roman"/>
          <w:sz w:val="24"/>
          <w:szCs w:val="24"/>
          <w:lang w:val="en-US"/>
        </w:rPr>
        <w:t xml:space="preserve"> (see </w:t>
      </w:r>
      <w:r w:rsidR="004C5871" w:rsidRPr="0077024F">
        <w:rPr>
          <w:rFonts w:ascii="Times New Roman" w:hAnsi="Times New Roman" w:cs="Times New Roman"/>
          <w:b/>
          <w:sz w:val="24"/>
          <w:szCs w:val="24"/>
          <w:lang w:val="en-US"/>
        </w:rPr>
        <w:t xml:space="preserve">Table </w:t>
      </w:r>
      <w:r w:rsidR="000A403F" w:rsidRPr="0077024F">
        <w:rPr>
          <w:rFonts w:ascii="Times New Roman" w:hAnsi="Times New Roman" w:cs="Times New Roman"/>
          <w:b/>
          <w:sz w:val="24"/>
          <w:szCs w:val="24"/>
          <w:lang w:val="en-US"/>
        </w:rPr>
        <w:t>2</w:t>
      </w:r>
      <w:r w:rsidR="004C5871"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w:t>
      </w:r>
    </w:p>
    <w:p w14:paraId="36A1EEF9" w14:textId="379502CE" w:rsidR="007238A3" w:rsidRPr="0077024F" w:rsidRDefault="007238A3" w:rsidP="004C6E77">
      <w:pPr>
        <w:spacing w:line="480" w:lineRule="auto"/>
        <w:ind w:firstLine="708"/>
        <w:contextualSpacing/>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The results revealed main effects of </w:t>
      </w:r>
      <w:r w:rsidR="003817B4" w:rsidRPr="0077024F">
        <w:rPr>
          <w:rFonts w:ascii="Times New Roman" w:hAnsi="Times New Roman" w:cs="Times New Roman"/>
          <w:b/>
          <w:sz w:val="24"/>
          <w:szCs w:val="24"/>
          <w:lang w:val="en-US"/>
        </w:rPr>
        <w:t>Emotion</w:t>
      </w:r>
      <w:r w:rsidR="003817B4" w:rsidRPr="0077024F">
        <w:rPr>
          <w:rFonts w:ascii="Times New Roman" w:hAnsi="Times New Roman" w:cs="Times New Roman"/>
          <w:sz w:val="24"/>
          <w:szCs w:val="24"/>
          <w:lang w:val="en-US"/>
        </w:rPr>
        <w:t xml:space="preserve"> and </w:t>
      </w:r>
      <w:r w:rsidR="003817B4" w:rsidRPr="0077024F">
        <w:rPr>
          <w:rFonts w:ascii="Times New Roman" w:hAnsi="Times New Roman" w:cs="Times New Roman"/>
          <w:b/>
          <w:sz w:val="24"/>
          <w:szCs w:val="24"/>
          <w:lang w:val="en-US"/>
        </w:rPr>
        <w:t>Morph Type</w:t>
      </w:r>
      <w:r w:rsidR="003817B4" w:rsidRPr="0077024F">
        <w:rPr>
          <w:rFonts w:ascii="Times New Roman" w:hAnsi="Times New Roman" w:cs="Times New Roman"/>
          <w:sz w:val="24"/>
          <w:szCs w:val="24"/>
          <w:lang w:val="en-US"/>
        </w:rPr>
        <w:t xml:space="preserve">, which were qualified by an interaction. Crucially, however, we found no main effects or interactions involving </w:t>
      </w:r>
      <w:r w:rsidR="003817B4" w:rsidRPr="0077024F">
        <w:rPr>
          <w:rFonts w:ascii="Times New Roman" w:hAnsi="Times New Roman" w:cs="Times New Roman"/>
          <w:b/>
          <w:sz w:val="24"/>
          <w:szCs w:val="24"/>
          <w:lang w:val="en-US"/>
        </w:rPr>
        <w:t xml:space="preserve">Group </w:t>
      </w:r>
      <w:r w:rsidR="003817B4" w:rsidRPr="0077024F">
        <w:rPr>
          <w:rFonts w:ascii="Times New Roman" w:hAnsi="Times New Roman" w:cs="Times New Roman"/>
          <w:sz w:val="24"/>
          <w:szCs w:val="24"/>
          <w:lang w:val="en-US"/>
        </w:rPr>
        <w:t xml:space="preserve">(see </w:t>
      </w:r>
      <w:r w:rsidR="003817B4" w:rsidRPr="0077024F">
        <w:rPr>
          <w:rFonts w:ascii="Times New Roman" w:hAnsi="Times New Roman" w:cs="Times New Roman"/>
          <w:b/>
          <w:sz w:val="24"/>
          <w:szCs w:val="24"/>
          <w:lang w:val="en-US"/>
        </w:rPr>
        <w:t xml:space="preserve">Figure </w:t>
      </w:r>
      <w:r w:rsidR="00E40A0A" w:rsidRPr="0077024F">
        <w:rPr>
          <w:rFonts w:ascii="Times New Roman" w:hAnsi="Times New Roman" w:cs="Times New Roman"/>
          <w:b/>
          <w:sz w:val="24"/>
          <w:szCs w:val="24"/>
          <w:lang w:val="en-US"/>
        </w:rPr>
        <w:t>2</w:t>
      </w:r>
      <w:r w:rsidR="003817B4" w:rsidRPr="0077024F">
        <w:rPr>
          <w:rFonts w:ascii="Times New Roman" w:hAnsi="Times New Roman" w:cs="Times New Roman"/>
          <w:sz w:val="24"/>
          <w:szCs w:val="24"/>
          <w:lang w:val="en-US"/>
        </w:rPr>
        <w:t>)</w:t>
      </w:r>
      <w:r w:rsidR="0091335A" w:rsidRPr="0077024F">
        <w:rPr>
          <w:rFonts w:ascii="Times New Roman" w:hAnsi="Times New Roman" w:cs="Times New Roman"/>
          <w:sz w:val="24"/>
          <w:szCs w:val="24"/>
          <w:lang w:val="en-US"/>
        </w:rPr>
        <w:t xml:space="preserve">, which </w:t>
      </w:r>
      <w:r w:rsidR="00A252C9" w:rsidRPr="0077024F">
        <w:rPr>
          <w:rFonts w:ascii="Times New Roman" w:hAnsi="Times New Roman" w:cs="Times New Roman"/>
          <w:sz w:val="24"/>
          <w:szCs w:val="24"/>
          <w:lang w:val="en-US"/>
        </w:rPr>
        <w:t xml:space="preserve">was </w:t>
      </w:r>
      <w:r w:rsidR="0091335A" w:rsidRPr="0077024F">
        <w:rPr>
          <w:rFonts w:ascii="Times New Roman" w:hAnsi="Times New Roman" w:cs="Times New Roman"/>
          <w:sz w:val="24"/>
          <w:szCs w:val="24"/>
          <w:lang w:val="en-US"/>
        </w:rPr>
        <w:t xml:space="preserve">also confirmed </w:t>
      </w:r>
      <w:r w:rsidR="00A252C9" w:rsidRPr="0077024F">
        <w:rPr>
          <w:rFonts w:ascii="Times New Roman" w:hAnsi="Times New Roman" w:cs="Times New Roman"/>
          <w:sz w:val="24"/>
          <w:szCs w:val="24"/>
          <w:lang w:val="en-US"/>
        </w:rPr>
        <w:t>by</w:t>
      </w:r>
      <w:r w:rsidR="0091335A" w:rsidRPr="0077024F">
        <w:rPr>
          <w:rFonts w:ascii="Times New Roman" w:hAnsi="Times New Roman" w:cs="Times New Roman"/>
          <w:sz w:val="24"/>
          <w:szCs w:val="24"/>
          <w:lang w:val="en-US"/>
        </w:rPr>
        <w:t xml:space="preserve"> a Bayesian </w:t>
      </w:r>
      <w:r w:rsidR="0091335A" w:rsidRPr="0077024F">
        <w:rPr>
          <w:rFonts w:ascii="Times New Roman" w:hAnsi="Times New Roman" w:cs="Times New Roman"/>
          <w:color w:val="000000" w:themeColor="text1"/>
          <w:sz w:val="24"/>
          <w:szCs w:val="24"/>
          <w:lang w:val="en-US"/>
        </w:rPr>
        <w:t>ANOVA (see</w:t>
      </w:r>
      <w:r w:rsidR="00B325C6" w:rsidRPr="0077024F">
        <w:rPr>
          <w:rFonts w:ascii="Times New Roman" w:hAnsi="Times New Roman" w:cs="Times New Roman"/>
          <w:color w:val="000000" w:themeColor="text1"/>
          <w:sz w:val="24"/>
          <w:szCs w:val="24"/>
          <w:lang w:val="en-US"/>
        </w:rPr>
        <w:t xml:space="preserve"> Table S</w:t>
      </w:r>
      <w:r w:rsidR="00EF21DA" w:rsidRPr="0077024F">
        <w:rPr>
          <w:rFonts w:ascii="Times New Roman" w:hAnsi="Times New Roman" w:cs="Times New Roman"/>
          <w:color w:val="000000" w:themeColor="text1"/>
          <w:sz w:val="24"/>
          <w:szCs w:val="24"/>
          <w:lang w:val="en-US"/>
        </w:rPr>
        <w:t>7</w:t>
      </w:r>
      <w:r w:rsidR="00B325C6" w:rsidRPr="0077024F">
        <w:rPr>
          <w:rFonts w:ascii="Times New Roman" w:hAnsi="Times New Roman" w:cs="Times New Roman"/>
          <w:color w:val="000000" w:themeColor="text1"/>
          <w:sz w:val="24"/>
          <w:szCs w:val="24"/>
          <w:lang w:val="en-US"/>
        </w:rPr>
        <w:t xml:space="preserve"> on</w:t>
      </w:r>
      <w:r w:rsidR="0091335A" w:rsidRPr="0077024F">
        <w:rPr>
          <w:rFonts w:ascii="Times New Roman" w:hAnsi="Times New Roman" w:cs="Times New Roman"/>
          <w:color w:val="000000" w:themeColor="text1"/>
          <w:sz w:val="24"/>
          <w:szCs w:val="24"/>
          <w:lang w:val="en-US"/>
        </w:rPr>
        <w:t xml:space="preserve"> OSF)</w:t>
      </w:r>
      <w:r w:rsidR="003817B4" w:rsidRPr="0077024F">
        <w:rPr>
          <w:rFonts w:ascii="Times New Roman" w:hAnsi="Times New Roman" w:cs="Times New Roman"/>
          <w:color w:val="000000" w:themeColor="text1"/>
          <w:sz w:val="24"/>
          <w:szCs w:val="24"/>
          <w:lang w:val="en-US"/>
        </w:rPr>
        <w:t>.</w:t>
      </w:r>
      <w:r w:rsidR="008370D6" w:rsidRPr="0077024F">
        <w:rPr>
          <w:rFonts w:ascii="Times New Roman" w:hAnsi="Times New Roman" w:cs="Times New Roman"/>
          <w:color w:val="000000" w:themeColor="text1"/>
          <w:sz w:val="24"/>
          <w:szCs w:val="24"/>
          <w:lang w:val="en-US"/>
        </w:rPr>
        <w:t xml:space="preserve"> Planned Bayesian analysis revealed moderate evidence for t</w:t>
      </w:r>
      <w:r w:rsidR="008370D6" w:rsidRPr="0077024F">
        <w:rPr>
          <w:rFonts w:ascii="Times New Roman" w:hAnsi="Times New Roman" w:cs="Times New Roman"/>
          <w:sz w:val="24"/>
          <w:szCs w:val="24"/>
          <w:lang w:val="en-US"/>
        </w:rPr>
        <w:t>he null effect of group for overall performance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.542,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0.265), as well as for Full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.392,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0.31</w:t>
      </w:r>
      <w:r w:rsidR="0091335A" w:rsidRPr="0077024F">
        <w:rPr>
          <w:rFonts w:ascii="Times New Roman" w:hAnsi="Times New Roman" w:cs="Times New Roman"/>
          <w:sz w:val="24"/>
          <w:szCs w:val="24"/>
          <w:lang w:val="en-US"/>
        </w:rPr>
        <w:t>0</w:t>
      </w:r>
      <w:r w:rsidR="008370D6" w:rsidRPr="0077024F">
        <w:rPr>
          <w:rFonts w:ascii="Times New Roman" w:hAnsi="Times New Roman" w:cs="Times New Roman"/>
          <w:sz w:val="24"/>
          <w:szCs w:val="24"/>
          <w:lang w:val="en-US"/>
        </w:rPr>
        <w:t>), F0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.935,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0.226), and Timbre morphs (</w:t>
      </w:r>
      <w:r w:rsidR="008370D6" w:rsidRPr="0077024F">
        <w:rPr>
          <w:rFonts w:ascii="Times New Roman" w:hAnsi="Times New Roman" w:cs="Times New Roman"/>
          <w:i/>
          <w:iCs/>
          <w:sz w:val="24"/>
          <w:szCs w:val="24"/>
          <w:lang w:val="en-US"/>
        </w:rPr>
        <w:t>p</w:t>
      </w:r>
      <w:r w:rsidR="008370D6" w:rsidRPr="0077024F">
        <w:rPr>
          <w:rFonts w:ascii="Times New Roman" w:hAnsi="Times New Roman" w:cs="Times New Roman"/>
          <w:sz w:val="24"/>
          <w:szCs w:val="24"/>
          <w:lang w:val="en-US"/>
        </w:rPr>
        <w:t xml:space="preserve"> = .555, BF</w:t>
      </w:r>
      <w:r w:rsidR="008370D6" w:rsidRPr="0077024F">
        <w:rPr>
          <w:rFonts w:ascii="Times New Roman" w:hAnsi="Times New Roman" w:cs="Times New Roman"/>
          <w:sz w:val="24"/>
          <w:szCs w:val="24"/>
          <w:vertAlign w:val="subscript"/>
          <w:lang w:val="en-US"/>
        </w:rPr>
        <w:t>10</w:t>
      </w:r>
      <w:r w:rsidR="008370D6" w:rsidRPr="0077024F">
        <w:rPr>
          <w:rFonts w:ascii="Times New Roman" w:hAnsi="Times New Roman" w:cs="Times New Roman"/>
          <w:sz w:val="24"/>
          <w:szCs w:val="24"/>
          <w:lang w:val="en-US"/>
        </w:rPr>
        <w:t xml:space="preserve"> = 0.262) separately. </w:t>
      </w:r>
      <w:r w:rsidR="004C5871" w:rsidRPr="0077024F">
        <w:rPr>
          <w:rFonts w:ascii="Times New Roman" w:hAnsi="Times New Roman" w:cs="Times New Roman"/>
          <w:sz w:val="24"/>
          <w:szCs w:val="24"/>
          <w:lang w:val="en-US"/>
        </w:rPr>
        <w:t xml:space="preserve">Thus, we found evidence consistent with our hypotheses H1 and H2. </w:t>
      </w:r>
    </w:p>
    <w:p w14:paraId="1B866BE2" w14:textId="179A7BB6"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2 about here - </w:t>
      </w:r>
    </w:p>
    <w:p w14:paraId="6A9970B9" w14:textId="77777777" w:rsidR="00D10658" w:rsidRPr="0077024F" w:rsidRDefault="00D10658" w:rsidP="004C6E77">
      <w:pPr>
        <w:spacing w:line="480" w:lineRule="auto"/>
        <w:ind w:firstLine="708"/>
        <w:contextualSpacing/>
        <w:rPr>
          <w:rFonts w:ascii="Times New Roman" w:hAnsi="Times New Roman" w:cs="Times New Roman"/>
          <w:sz w:val="24"/>
          <w:szCs w:val="24"/>
          <w:lang w:val="en-US"/>
        </w:rPr>
      </w:pPr>
    </w:p>
    <w:p w14:paraId="326AB1B4" w14:textId="4B3D2A03"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2 about here - </w:t>
      </w:r>
    </w:p>
    <w:p w14:paraId="54B15730" w14:textId="77777777" w:rsidR="00D10658" w:rsidRPr="0077024F" w:rsidRDefault="00D10658" w:rsidP="003817B4">
      <w:pPr>
        <w:pStyle w:val="Beschriftung"/>
        <w:keepNext/>
        <w:rPr>
          <w:rFonts w:ascii="Times New Roman" w:hAnsi="Times New Roman" w:cs="Times New Roman"/>
          <w:b/>
          <w:i w:val="0"/>
          <w:color w:val="auto"/>
          <w:sz w:val="24"/>
          <w:szCs w:val="24"/>
          <w:lang w:val="en-US"/>
        </w:rPr>
      </w:pPr>
    </w:p>
    <w:p w14:paraId="6FE5CFA6" w14:textId="77777777" w:rsidR="003817B4" w:rsidRPr="0077024F" w:rsidRDefault="003817B4" w:rsidP="00F009E6">
      <w:pPr>
        <w:spacing w:line="480" w:lineRule="auto"/>
        <w:contextualSpacing/>
        <w:rPr>
          <w:rFonts w:ascii="Times New Roman" w:hAnsi="Times New Roman" w:cs="Times New Roman"/>
          <w:sz w:val="24"/>
          <w:szCs w:val="24"/>
          <w:lang w:val="en-US"/>
        </w:rPr>
      </w:pPr>
    </w:p>
    <w:p w14:paraId="644DCE00" w14:textId="379B2AB6" w:rsidR="00484889" w:rsidRPr="0077024F" w:rsidRDefault="00484889" w:rsidP="00753983">
      <w:pPr>
        <w:spacing w:line="480" w:lineRule="auto"/>
        <w:rPr>
          <w:rFonts w:ascii="Times New Roman" w:hAnsi="Times New Roman" w:cs="Times New Roman"/>
          <w:color w:val="000000" w:themeColor="text1"/>
          <w:sz w:val="24"/>
          <w:szCs w:val="24"/>
          <w:lang w:val="en-US"/>
        </w:rPr>
      </w:pPr>
      <w:r w:rsidRPr="0077024F">
        <w:rPr>
          <w:rFonts w:ascii="Times New Roman" w:hAnsi="Times New Roman" w:cs="Times New Roman"/>
          <w:sz w:val="24"/>
          <w:szCs w:val="24"/>
          <w:lang w:val="en-US"/>
        </w:rPr>
        <w:t>Follow-up analysis of the Morph Type effect revealed that performance was best in the Full condition</w:t>
      </w:r>
      <w:r w:rsidR="002E0186" w:rsidRPr="0077024F">
        <w:rPr>
          <w:rFonts w:ascii="Times New Roman" w:hAnsi="Times New Roman" w:cs="Times New Roman"/>
          <w:sz w:val="24"/>
          <w:szCs w:val="24"/>
          <w:lang w:val="en-US"/>
        </w:rPr>
        <w:t xml:space="preserve"> (</w:t>
      </w:r>
      <w:r w:rsidR="002E0186" w:rsidRPr="0077024F">
        <w:rPr>
          <w:rFonts w:ascii="Times New Roman" w:hAnsi="Times New Roman" w:cs="Times New Roman"/>
          <w:i/>
          <w:iCs/>
          <w:sz w:val="24"/>
          <w:szCs w:val="24"/>
          <w:lang w:val="en-US"/>
        </w:rPr>
        <w:t xml:space="preserve">M </w:t>
      </w:r>
      <w:r w:rsidR="002E0186" w:rsidRPr="0077024F">
        <w:rPr>
          <w:rFonts w:ascii="Times New Roman" w:hAnsi="Times New Roman" w:cs="Times New Roman"/>
          <w:sz w:val="24"/>
          <w:szCs w:val="24"/>
          <w:lang w:val="en-US"/>
        </w:rPr>
        <w:t>= 0.75 ± 0.0</w:t>
      </w:r>
      <w:r w:rsidR="00C33D59" w:rsidRPr="0077024F">
        <w:rPr>
          <w:rFonts w:ascii="Times New Roman" w:hAnsi="Times New Roman" w:cs="Times New Roman"/>
          <w:sz w:val="24"/>
          <w:szCs w:val="24"/>
          <w:lang w:val="en-US"/>
        </w:rPr>
        <w:t>1</w:t>
      </w:r>
      <w:r w:rsidR="002E0186" w:rsidRPr="0077024F">
        <w:rPr>
          <w:rFonts w:ascii="Times New Roman" w:hAnsi="Times New Roman" w:cs="Times New Roman"/>
          <w:sz w:val="24"/>
          <w:szCs w:val="24"/>
          <w:lang w:val="en-US"/>
        </w:rPr>
        <w:t xml:space="preserve"> SEM)</w:t>
      </w:r>
      <w:r w:rsidRPr="0077024F">
        <w:rPr>
          <w:rFonts w:ascii="Times New Roman" w:hAnsi="Times New Roman" w:cs="Times New Roman"/>
          <w:sz w:val="24"/>
          <w:szCs w:val="24"/>
          <w:lang w:val="en-US"/>
        </w:rPr>
        <w:t xml:space="preserve">, followed by the F0 </w:t>
      </w:r>
      <w:r w:rsidR="002E0186" w:rsidRPr="0077024F">
        <w:rPr>
          <w:rFonts w:ascii="Times New Roman" w:hAnsi="Times New Roman" w:cs="Times New Roman"/>
          <w:sz w:val="24"/>
          <w:szCs w:val="24"/>
          <w:lang w:val="en-US"/>
        </w:rPr>
        <w:t>(</w:t>
      </w:r>
      <w:r w:rsidR="002E0186" w:rsidRPr="0077024F">
        <w:rPr>
          <w:rFonts w:ascii="Times New Roman" w:hAnsi="Times New Roman" w:cs="Times New Roman"/>
          <w:i/>
          <w:iCs/>
          <w:sz w:val="24"/>
          <w:szCs w:val="24"/>
          <w:lang w:val="en-US"/>
        </w:rPr>
        <w:t xml:space="preserve">M </w:t>
      </w:r>
      <w:r w:rsidR="002E0186" w:rsidRPr="0077024F">
        <w:rPr>
          <w:rFonts w:ascii="Times New Roman" w:hAnsi="Times New Roman" w:cs="Times New Roman"/>
          <w:sz w:val="24"/>
          <w:szCs w:val="24"/>
          <w:lang w:val="en-US"/>
        </w:rPr>
        <w:t>= 0.62 ± 0.0</w:t>
      </w:r>
      <w:r w:rsidR="00C33D59" w:rsidRPr="0077024F">
        <w:rPr>
          <w:rFonts w:ascii="Times New Roman" w:hAnsi="Times New Roman" w:cs="Times New Roman"/>
          <w:sz w:val="24"/>
          <w:szCs w:val="24"/>
          <w:lang w:val="en-US"/>
        </w:rPr>
        <w:t>1</w:t>
      </w:r>
      <w:r w:rsidR="002E0186"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and then the Timbre condition</w:t>
      </w:r>
      <w:r w:rsidR="002E0186" w:rsidRPr="0077024F">
        <w:rPr>
          <w:rFonts w:ascii="Times New Roman" w:hAnsi="Times New Roman" w:cs="Times New Roman"/>
          <w:sz w:val="24"/>
          <w:szCs w:val="24"/>
          <w:lang w:val="en-US"/>
        </w:rPr>
        <w:t xml:space="preserve"> (</w:t>
      </w:r>
      <w:r w:rsidR="002E0186" w:rsidRPr="0077024F">
        <w:rPr>
          <w:rFonts w:ascii="Times New Roman" w:hAnsi="Times New Roman" w:cs="Times New Roman"/>
          <w:i/>
          <w:iCs/>
          <w:sz w:val="24"/>
          <w:szCs w:val="24"/>
          <w:lang w:val="en-US"/>
        </w:rPr>
        <w:t xml:space="preserve">M </w:t>
      </w:r>
      <w:r w:rsidR="002E0186" w:rsidRPr="0077024F">
        <w:rPr>
          <w:rFonts w:ascii="Times New Roman" w:hAnsi="Times New Roman" w:cs="Times New Roman"/>
          <w:sz w:val="24"/>
          <w:szCs w:val="24"/>
          <w:lang w:val="en-US"/>
        </w:rPr>
        <w:t>= 0.41 ± 0.01);</w:t>
      </w:r>
      <w:r w:rsidRPr="0077024F">
        <w:rPr>
          <w:rFonts w:ascii="Times New Roman" w:hAnsi="Times New Roman" w:cs="Times New Roman"/>
          <w:sz w:val="24"/>
          <w:szCs w:val="24"/>
          <w:lang w:val="en-US"/>
        </w:rPr>
        <w:t xml:space="preserve"> </w:t>
      </w:r>
      <w:r w:rsidR="002E0186" w:rsidRPr="0077024F">
        <w:rPr>
          <w:rFonts w:ascii="Times New Roman" w:hAnsi="Times New Roman" w:cs="Times New Roman"/>
          <w:sz w:val="24"/>
          <w:szCs w:val="24"/>
          <w:lang w:val="en-US"/>
        </w:rPr>
        <w:t>Full vs. F0: |</w:t>
      </w:r>
      <w:r w:rsidR="002E0186" w:rsidRPr="0077024F">
        <w:rPr>
          <w:rFonts w:ascii="Times New Roman" w:hAnsi="Times New Roman" w:cs="Times New Roman"/>
          <w:i/>
          <w:iCs/>
          <w:sz w:val="24"/>
          <w:szCs w:val="24"/>
          <w:lang w:val="en-US"/>
        </w:rPr>
        <w:t>t</w:t>
      </w:r>
      <w:r w:rsidR="002E0186" w:rsidRPr="0077024F">
        <w:rPr>
          <w:rFonts w:ascii="Times New Roman" w:hAnsi="Times New Roman" w:cs="Times New Roman"/>
          <w:sz w:val="24"/>
          <w:szCs w:val="24"/>
          <w:lang w:val="en-US"/>
        </w:rPr>
        <w:t xml:space="preserve">(87)| = 23.28,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 xml:space="preserve">&lt; .001, </w:t>
      </w:r>
      <w:r w:rsidR="002E0186" w:rsidRPr="0077024F">
        <w:rPr>
          <w:rFonts w:ascii="Times New Roman" w:hAnsi="Times New Roman" w:cs="Times New Roman"/>
          <w:i/>
          <w:iCs/>
          <w:sz w:val="24"/>
          <w:szCs w:val="24"/>
          <w:lang w:val="en-US"/>
        </w:rPr>
        <w:t xml:space="preserve">d </w:t>
      </w:r>
      <w:r w:rsidR="002E0186" w:rsidRPr="0077024F">
        <w:rPr>
          <w:rFonts w:ascii="Times New Roman" w:hAnsi="Times New Roman" w:cs="Times New Roman"/>
          <w:sz w:val="24"/>
          <w:szCs w:val="24"/>
          <w:lang w:val="en-US"/>
        </w:rPr>
        <w:t>= 2.50 [2.07, 2.92], F0 vs Timbre: |</w:t>
      </w:r>
      <w:r w:rsidR="002E0186" w:rsidRPr="0077024F">
        <w:rPr>
          <w:rFonts w:ascii="Times New Roman" w:hAnsi="Times New Roman" w:cs="Times New Roman"/>
          <w:i/>
          <w:iCs/>
          <w:sz w:val="24"/>
          <w:szCs w:val="24"/>
          <w:lang w:val="en-US"/>
        </w:rPr>
        <w:t>t</w:t>
      </w:r>
      <w:r w:rsidR="002E0186" w:rsidRPr="0077024F">
        <w:rPr>
          <w:rFonts w:ascii="Times New Roman" w:hAnsi="Times New Roman" w:cs="Times New Roman"/>
          <w:sz w:val="24"/>
          <w:szCs w:val="24"/>
          <w:lang w:val="en-US"/>
        </w:rPr>
        <w:t xml:space="preserve">(87)| = 21.44,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 xml:space="preserve">&lt; .001, </w:t>
      </w:r>
      <w:r w:rsidR="002E0186" w:rsidRPr="0077024F">
        <w:rPr>
          <w:rFonts w:ascii="Times New Roman" w:hAnsi="Times New Roman" w:cs="Times New Roman"/>
          <w:i/>
          <w:iCs/>
          <w:sz w:val="24"/>
          <w:szCs w:val="24"/>
          <w:lang w:val="en-US"/>
        </w:rPr>
        <w:t xml:space="preserve">d </w:t>
      </w:r>
      <w:r w:rsidR="002E0186" w:rsidRPr="0077024F">
        <w:rPr>
          <w:rFonts w:ascii="Times New Roman" w:hAnsi="Times New Roman" w:cs="Times New Roman"/>
          <w:sz w:val="24"/>
          <w:szCs w:val="24"/>
          <w:lang w:val="en-US"/>
        </w:rPr>
        <w:t>= 2.30 [1.90, 2.70], Full vs Timbre: |</w:t>
      </w:r>
      <w:r w:rsidR="002E0186" w:rsidRPr="0077024F">
        <w:rPr>
          <w:rFonts w:ascii="Times New Roman" w:hAnsi="Times New Roman" w:cs="Times New Roman"/>
          <w:i/>
          <w:iCs/>
          <w:sz w:val="24"/>
          <w:szCs w:val="24"/>
          <w:lang w:val="en-US"/>
        </w:rPr>
        <w:t>t</w:t>
      </w:r>
      <w:r w:rsidR="002E0186" w:rsidRPr="0077024F">
        <w:rPr>
          <w:rFonts w:ascii="Times New Roman" w:hAnsi="Times New Roman" w:cs="Times New Roman"/>
          <w:sz w:val="24"/>
          <w:szCs w:val="24"/>
          <w:lang w:val="en-US"/>
        </w:rPr>
        <w:t xml:space="preserve">(87)| = 33.94,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 xml:space="preserve">&lt; .001, </w:t>
      </w:r>
      <w:r w:rsidR="002E0186" w:rsidRPr="0077024F">
        <w:rPr>
          <w:rFonts w:ascii="Times New Roman" w:hAnsi="Times New Roman" w:cs="Times New Roman"/>
          <w:i/>
          <w:iCs/>
          <w:sz w:val="24"/>
          <w:szCs w:val="24"/>
          <w:lang w:val="en-US"/>
        </w:rPr>
        <w:t xml:space="preserve">d </w:t>
      </w:r>
      <w:r w:rsidR="002E0186" w:rsidRPr="0077024F">
        <w:rPr>
          <w:rFonts w:ascii="Times New Roman" w:hAnsi="Times New Roman" w:cs="Times New Roman"/>
          <w:sz w:val="24"/>
          <w:szCs w:val="24"/>
          <w:lang w:val="en-US"/>
        </w:rPr>
        <w:t xml:space="preserve">= 3.64 [3.06, 4.21]).  </w:t>
      </w:r>
      <w:r w:rsidRPr="0077024F">
        <w:rPr>
          <w:rFonts w:ascii="Times New Roman" w:hAnsi="Times New Roman" w:cs="Times New Roman"/>
          <w:sz w:val="24"/>
          <w:szCs w:val="24"/>
          <w:lang w:val="en-US"/>
        </w:rPr>
        <w:t>This Morph Type main effect was also found for all emotions separately (</w:t>
      </w:r>
      <w:r w:rsidR="002E0186" w:rsidRPr="0077024F">
        <w:rPr>
          <w:rFonts w:ascii="Times New Roman" w:hAnsi="Times New Roman" w:cs="Times New Roman"/>
          <w:sz w:val="24"/>
          <w:szCs w:val="24"/>
          <w:lang w:val="en-US"/>
        </w:rPr>
        <w:t xml:space="preserve">all </w:t>
      </w:r>
      <w:proofErr w:type="gramStart"/>
      <w:r w:rsidR="002E0186" w:rsidRPr="0077024F">
        <w:rPr>
          <w:rFonts w:ascii="Times New Roman" w:hAnsi="Times New Roman" w:cs="Times New Roman"/>
          <w:i/>
          <w:iCs/>
          <w:sz w:val="24"/>
          <w:szCs w:val="24"/>
          <w:lang w:val="en-US"/>
        </w:rPr>
        <w:t>F</w:t>
      </w:r>
      <w:r w:rsidR="002E0186" w:rsidRPr="0077024F">
        <w:rPr>
          <w:rFonts w:ascii="Times New Roman" w:hAnsi="Times New Roman" w:cs="Times New Roman"/>
          <w:sz w:val="24"/>
          <w:szCs w:val="24"/>
          <w:lang w:val="en-US"/>
        </w:rPr>
        <w:t>s(</w:t>
      </w:r>
      <w:proofErr w:type="gramEnd"/>
      <w:r w:rsidR="002E0186" w:rsidRPr="0077024F">
        <w:rPr>
          <w:rFonts w:ascii="Times New Roman" w:hAnsi="Times New Roman" w:cs="Times New Roman"/>
          <w:sz w:val="24"/>
          <w:szCs w:val="24"/>
          <w:lang w:val="en-US"/>
        </w:rPr>
        <w:t xml:space="preserve">2, 174) &gt; 102.44, </w:t>
      </w:r>
      <w:r w:rsidR="002E0186" w:rsidRPr="0077024F">
        <w:rPr>
          <w:rFonts w:ascii="Times New Roman" w:hAnsi="Times New Roman" w:cs="Times New Roman"/>
          <w:i/>
          <w:iCs/>
          <w:sz w:val="24"/>
          <w:szCs w:val="24"/>
          <w:lang w:val="en-US"/>
        </w:rPr>
        <w:t xml:space="preserve">p </w:t>
      </w:r>
      <w:r w:rsidR="002E0186" w:rsidRPr="0077024F">
        <w:rPr>
          <w:rFonts w:ascii="Times New Roman" w:hAnsi="Times New Roman" w:cs="Times New Roman"/>
          <w:sz w:val="24"/>
          <w:szCs w:val="24"/>
          <w:lang w:val="en-US"/>
        </w:rPr>
        <w:t>&lt; .001</w:t>
      </w:r>
      <w:r w:rsidRPr="0077024F">
        <w:rPr>
          <w:rFonts w:ascii="Times New Roman" w:hAnsi="Times New Roman" w:cs="Times New Roman"/>
          <w:sz w:val="24"/>
          <w:szCs w:val="24"/>
          <w:lang w:val="en-US"/>
        </w:rPr>
        <w:t xml:space="preserve">), although it differed slightly between emotions, as suggested by the interaction (see </w:t>
      </w:r>
      <w:r w:rsidRPr="0077024F">
        <w:rPr>
          <w:rFonts w:ascii="Times New Roman" w:hAnsi="Times New Roman" w:cs="Times New Roman"/>
          <w:b/>
          <w:sz w:val="24"/>
          <w:szCs w:val="24"/>
          <w:lang w:val="en-US"/>
        </w:rPr>
        <w:t xml:space="preserve">Figure </w:t>
      </w:r>
      <w:r w:rsidR="002E0186" w:rsidRPr="0077024F">
        <w:rPr>
          <w:rFonts w:ascii="Times New Roman" w:hAnsi="Times New Roman" w:cs="Times New Roman"/>
          <w:b/>
          <w:sz w:val="24"/>
          <w:szCs w:val="24"/>
          <w:lang w:val="en-US"/>
        </w:rPr>
        <w:t>3</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 xml:space="preserve">for all post-hoc tests, refer to </w:t>
      </w:r>
      <w:r w:rsidR="0044453D" w:rsidRPr="0077024F">
        <w:rPr>
          <w:rFonts w:ascii="Times New Roman" w:hAnsi="Times New Roman" w:cs="Times New Roman"/>
          <w:sz w:val="24"/>
          <w:szCs w:val="24"/>
          <w:lang w:val="en-US"/>
        </w:rPr>
        <w:t>the full analysis on OSF</w:t>
      </w:r>
      <w:r w:rsidRPr="0077024F">
        <w:rPr>
          <w:rFonts w:ascii="Times New Roman" w:hAnsi="Times New Roman" w:cs="Times New Roman"/>
          <w:sz w:val="24"/>
          <w:szCs w:val="24"/>
          <w:lang w:val="en-US"/>
        </w:rPr>
        <w:t xml:space="preserve">). Performance difference </w:t>
      </w:r>
      <w:r w:rsidR="00A252C9" w:rsidRPr="0077024F">
        <w:rPr>
          <w:rFonts w:ascii="Times New Roman" w:hAnsi="Times New Roman" w:cs="Times New Roman"/>
          <w:sz w:val="24"/>
          <w:szCs w:val="24"/>
          <w:lang w:val="en-US"/>
        </w:rPr>
        <w:t xml:space="preserve">between F0 and Timbre </w:t>
      </w:r>
      <w:r w:rsidRPr="0077024F">
        <w:rPr>
          <w:rFonts w:ascii="Times New Roman" w:hAnsi="Times New Roman" w:cs="Times New Roman"/>
          <w:sz w:val="24"/>
          <w:szCs w:val="24"/>
          <w:lang w:val="en-US"/>
        </w:rPr>
        <w:t>was largest for Happiness (</w:t>
      </w:r>
      <w:bookmarkStart w:id="33" w:name="_Hlk207895481"/>
      <w:r w:rsidR="002E0186"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2E0186" w:rsidRPr="0077024F">
        <w:rPr>
          <w:rFonts w:ascii="Times New Roman" w:hAnsi="Times New Roman" w:cs="Times New Roman"/>
          <w:sz w:val="24"/>
          <w:szCs w:val="24"/>
          <w:lang w:val="en-US"/>
        </w:rPr>
        <w:t xml:space="preserve"> = 0.34 </w:t>
      </w:r>
      <w:bookmarkEnd w:id="33"/>
      <w:r w:rsidR="002E0186" w:rsidRPr="0077024F">
        <w:rPr>
          <w:rFonts w:ascii="Times New Roman" w:hAnsi="Times New Roman" w:cs="Times New Roman"/>
          <w:sz w:val="24"/>
          <w:szCs w:val="24"/>
          <w:lang w:val="en-US"/>
        </w:rPr>
        <w:t>± 0.02 SEM</w:t>
      </w:r>
      <w:r w:rsidRPr="0077024F">
        <w:rPr>
          <w:rFonts w:ascii="Times New Roman" w:hAnsi="Times New Roman" w:cs="Times New Roman"/>
          <w:sz w:val="24"/>
          <w:szCs w:val="24"/>
          <w:lang w:val="en-US"/>
        </w:rPr>
        <w:t>), followed by Fear (</w:t>
      </w:r>
      <w:r w:rsidR="00590855"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2E0186" w:rsidRPr="0077024F">
        <w:rPr>
          <w:rFonts w:ascii="Times New Roman" w:hAnsi="Times New Roman" w:cs="Times New Roman"/>
          <w:sz w:val="24"/>
          <w:szCs w:val="24"/>
          <w:lang w:val="en-US"/>
        </w:rPr>
        <w:t xml:space="preserve"> = 0.21 ± 0.02</w:t>
      </w:r>
      <w:r w:rsidRPr="0077024F">
        <w:rPr>
          <w:rFonts w:ascii="Times New Roman" w:hAnsi="Times New Roman" w:cs="Times New Roman"/>
          <w:sz w:val="24"/>
          <w:szCs w:val="24"/>
          <w:lang w:val="en-US"/>
        </w:rPr>
        <w:t>), Sadness (</w:t>
      </w:r>
      <w:r w:rsidR="00590855"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2E0186" w:rsidRPr="0077024F">
        <w:rPr>
          <w:rFonts w:ascii="Times New Roman" w:hAnsi="Times New Roman" w:cs="Times New Roman"/>
          <w:sz w:val="24"/>
          <w:szCs w:val="24"/>
          <w:lang w:val="en-US"/>
        </w:rPr>
        <w:t xml:space="preserve"> = 0.18 ± 0.02</w:t>
      </w:r>
      <w:r w:rsidRPr="0077024F">
        <w:rPr>
          <w:rFonts w:ascii="Times New Roman" w:hAnsi="Times New Roman" w:cs="Times New Roman"/>
          <w:sz w:val="24"/>
          <w:szCs w:val="24"/>
          <w:lang w:val="en-US"/>
        </w:rPr>
        <w:t>), and Pleasure (</w:t>
      </w:r>
      <w:r w:rsidR="00590855" w:rsidRPr="0077024F">
        <w:rPr>
          <w:rFonts w:ascii="Times New Roman" w:hAnsi="Times New Roman" w:cs="Times New Roman"/>
          <w:i/>
          <w:iCs/>
          <w:sz w:val="24"/>
          <w:szCs w:val="24"/>
          <w:lang w:val="en-US"/>
        </w:rPr>
        <w:t>M</w:t>
      </w:r>
      <w:r w:rsidR="00590855" w:rsidRPr="0077024F">
        <w:rPr>
          <w:rFonts w:ascii="Times New Roman" w:hAnsi="Times New Roman" w:cs="Times New Roman"/>
          <w:i/>
          <w:iCs/>
          <w:sz w:val="24"/>
          <w:szCs w:val="24"/>
          <w:vertAlign w:val="subscript"/>
          <w:lang w:val="en-US"/>
        </w:rPr>
        <w:t>F0-Timbre</w:t>
      </w:r>
      <w:r w:rsidR="00BB1706" w:rsidRPr="0077024F">
        <w:rPr>
          <w:rFonts w:ascii="Times New Roman" w:hAnsi="Times New Roman" w:cs="Times New Roman"/>
          <w:sz w:val="24"/>
          <w:szCs w:val="24"/>
          <w:lang w:val="en-US"/>
        </w:rPr>
        <w:t xml:space="preserve"> = 0.10 ± 0.02</w:t>
      </w:r>
      <w:r w:rsidRPr="0077024F">
        <w:rPr>
          <w:rFonts w:ascii="Times New Roman" w:hAnsi="Times New Roman" w:cs="Times New Roman"/>
          <w:sz w:val="24"/>
          <w:szCs w:val="24"/>
          <w:lang w:val="en-US"/>
        </w:rPr>
        <w:t>; all pairwise comparisons |</w:t>
      </w:r>
      <w:proofErr w:type="spellStart"/>
      <w:r w:rsidRPr="0077024F">
        <w:rPr>
          <w:rFonts w:ascii="Times New Roman" w:hAnsi="Times New Roman" w:cs="Times New Roman"/>
          <w:i/>
          <w:sz w:val="24"/>
          <w:szCs w:val="24"/>
          <w:lang w:val="en-US"/>
        </w:rPr>
        <w:t>t</w:t>
      </w:r>
      <w:r w:rsidRPr="0077024F">
        <w:rPr>
          <w:rFonts w:ascii="Times New Roman" w:hAnsi="Times New Roman" w:cs="Times New Roman"/>
          <w:sz w:val="24"/>
          <w:szCs w:val="24"/>
          <w:lang w:val="en-US"/>
        </w:rPr>
        <w:t>s</w:t>
      </w:r>
      <w:proofErr w:type="spellEnd"/>
      <w:r w:rsidRPr="0077024F">
        <w:rPr>
          <w:rFonts w:ascii="Times New Roman" w:hAnsi="Times New Roman" w:cs="Times New Roman"/>
          <w:sz w:val="24"/>
          <w:szCs w:val="24"/>
          <w:lang w:val="en-US"/>
        </w:rPr>
        <w:t>(7</w:t>
      </w:r>
      <w:r w:rsidR="00BB1706" w:rsidRPr="0077024F">
        <w:rPr>
          <w:rFonts w:ascii="Times New Roman" w:hAnsi="Times New Roman" w:cs="Times New Roman"/>
          <w:sz w:val="24"/>
          <w:szCs w:val="24"/>
          <w:lang w:val="en-US"/>
        </w:rPr>
        <w:t>7</w:t>
      </w:r>
      <w:r w:rsidRPr="0077024F">
        <w:rPr>
          <w:rFonts w:ascii="Times New Roman" w:hAnsi="Times New Roman" w:cs="Times New Roman"/>
          <w:sz w:val="24"/>
          <w:szCs w:val="24"/>
          <w:lang w:val="en-US"/>
        </w:rPr>
        <w:t>)| ≥ 2.</w:t>
      </w:r>
      <w:r w:rsidR="00BB1706" w:rsidRPr="0077024F">
        <w:rPr>
          <w:rFonts w:ascii="Times New Roman" w:hAnsi="Times New Roman" w:cs="Times New Roman"/>
          <w:sz w:val="24"/>
          <w:szCs w:val="24"/>
          <w:lang w:val="en-US"/>
        </w:rPr>
        <w:t>57</w:t>
      </w:r>
      <w:r w:rsidRPr="0077024F">
        <w:rPr>
          <w:rFonts w:ascii="Times New Roman" w:hAnsi="Times New Roman" w:cs="Times New Roman"/>
          <w:sz w:val="24"/>
          <w:szCs w:val="24"/>
          <w:lang w:val="en-US"/>
        </w:rPr>
        <w:t xml:space="preserve">, </w:t>
      </w:r>
      <w:proofErr w:type="spellStart"/>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s</w:t>
      </w:r>
      <w:proofErr w:type="spellEnd"/>
      <w:r w:rsidRPr="0077024F">
        <w:rPr>
          <w:rFonts w:ascii="Times New Roman" w:hAnsi="Times New Roman" w:cs="Times New Roman"/>
          <w:sz w:val="24"/>
          <w:szCs w:val="24"/>
          <w:vertAlign w:val="subscript"/>
          <w:lang w:val="en-US"/>
        </w:rPr>
        <w:t xml:space="preserve"> </w:t>
      </w:r>
      <w:r w:rsidRPr="0077024F">
        <w:rPr>
          <w:rFonts w:ascii="Times New Roman" w:hAnsi="Times New Roman" w:cs="Times New Roman"/>
          <w:sz w:val="24"/>
          <w:szCs w:val="24"/>
          <w:lang w:val="en-US"/>
        </w:rPr>
        <w:t>≤ .0</w:t>
      </w:r>
      <w:r w:rsidR="00BB1706" w:rsidRPr="0077024F">
        <w:rPr>
          <w:rFonts w:ascii="Times New Roman" w:hAnsi="Times New Roman" w:cs="Times New Roman"/>
          <w:sz w:val="24"/>
          <w:szCs w:val="24"/>
          <w:lang w:val="en-US"/>
        </w:rPr>
        <w:t>12</w:t>
      </w:r>
      <w:r w:rsidRPr="0077024F">
        <w:rPr>
          <w:rFonts w:ascii="Times New Roman" w:hAnsi="Times New Roman" w:cs="Times New Roman"/>
          <w:sz w:val="24"/>
          <w:szCs w:val="24"/>
          <w:lang w:val="en-US"/>
        </w:rPr>
        <w:t xml:space="preserve">, </w:t>
      </w:r>
      <w:r w:rsidRPr="0077024F">
        <w:rPr>
          <w:rFonts w:ascii="Times New Roman" w:hAnsi="Times New Roman" w:cs="Times New Roman"/>
          <w:i/>
          <w:iCs/>
          <w:sz w:val="24"/>
          <w:szCs w:val="24"/>
          <w:lang w:val="en-US"/>
        </w:rPr>
        <w:t>d</w:t>
      </w:r>
      <w:r w:rsidRPr="0077024F">
        <w:rPr>
          <w:rFonts w:ascii="Times New Roman" w:hAnsi="Times New Roman" w:cs="Times New Roman"/>
          <w:sz w:val="24"/>
          <w:szCs w:val="24"/>
          <w:lang w:val="en-US"/>
        </w:rPr>
        <w:t>s ≥ 0.</w:t>
      </w:r>
      <w:r w:rsidR="00BB1706" w:rsidRPr="0077024F">
        <w:rPr>
          <w:rFonts w:ascii="Times New Roman" w:hAnsi="Times New Roman" w:cs="Times New Roman"/>
          <w:sz w:val="24"/>
          <w:szCs w:val="24"/>
          <w:lang w:val="en-US"/>
        </w:rPr>
        <w:t>28</w:t>
      </w:r>
      <w:r w:rsidRPr="0077024F">
        <w:rPr>
          <w:rFonts w:ascii="Times New Roman" w:hAnsi="Times New Roman" w:cs="Times New Roman"/>
          <w:sz w:val="24"/>
          <w:szCs w:val="24"/>
          <w:lang w:val="en-US"/>
        </w:rPr>
        <w:t xml:space="preserve"> [0.0</w:t>
      </w:r>
      <w:r w:rsidR="00BB1706" w:rsidRPr="0077024F">
        <w:rPr>
          <w:rFonts w:ascii="Times New Roman" w:hAnsi="Times New Roman" w:cs="Times New Roman"/>
          <w:sz w:val="24"/>
          <w:szCs w:val="24"/>
          <w:lang w:val="en-US"/>
        </w:rPr>
        <w:t>6</w:t>
      </w:r>
      <w:r w:rsidRPr="0077024F">
        <w:rPr>
          <w:rFonts w:ascii="Times New Roman" w:hAnsi="Times New Roman" w:cs="Times New Roman"/>
          <w:sz w:val="24"/>
          <w:szCs w:val="24"/>
          <w:lang w:val="en-US"/>
        </w:rPr>
        <w:t xml:space="preserve"> 0.</w:t>
      </w:r>
      <w:r w:rsidR="00BB1706" w:rsidRPr="0077024F">
        <w:rPr>
          <w:rFonts w:ascii="Times New Roman" w:hAnsi="Times New Roman" w:cs="Times New Roman"/>
          <w:sz w:val="24"/>
          <w:szCs w:val="24"/>
          <w:lang w:val="en-US"/>
        </w:rPr>
        <w:t>49</w:t>
      </w:r>
      <w:r w:rsidRPr="0077024F">
        <w:rPr>
          <w:rFonts w:ascii="Times New Roman" w:hAnsi="Times New Roman" w:cs="Times New Roman"/>
          <w:sz w:val="24"/>
          <w:szCs w:val="24"/>
          <w:lang w:val="en-US"/>
        </w:rPr>
        <w:t>]</w:t>
      </w:r>
      <w:r w:rsidR="00BB1706" w:rsidRPr="0077024F">
        <w:rPr>
          <w:rFonts w:ascii="Times New Roman" w:hAnsi="Times New Roman" w:cs="Times New Roman"/>
          <w:sz w:val="24"/>
          <w:szCs w:val="24"/>
          <w:lang w:val="en-US"/>
        </w:rPr>
        <w:t>, except for Fear vs. Sadness (|</w:t>
      </w:r>
      <w:r w:rsidR="00BB1706" w:rsidRPr="0077024F">
        <w:rPr>
          <w:rFonts w:ascii="Times New Roman" w:hAnsi="Times New Roman" w:cs="Times New Roman"/>
          <w:i/>
          <w:iCs/>
          <w:sz w:val="24"/>
          <w:szCs w:val="24"/>
          <w:lang w:val="en-US"/>
        </w:rPr>
        <w:t>t</w:t>
      </w:r>
      <w:r w:rsidR="00BB1706" w:rsidRPr="0077024F">
        <w:rPr>
          <w:rFonts w:ascii="Times New Roman" w:hAnsi="Times New Roman" w:cs="Times New Roman"/>
          <w:sz w:val="24"/>
          <w:szCs w:val="24"/>
          <w:lang w:val="en-US"/>
        </w:rPr>
        <w:t>(87)| = 1.13, p = .261</w:t>
      </w:r>
      <w:r w:rsidRPr="0077024F">
        <w:rPr>
          <w:rFonts w:ascii="Times New Roman" w:hAnsi="Times New Roman" w:cs="Times New Roman"/>
          <w:sz w:val="24"/>
          <w:szCs w:val="24"/>
          <w:lang w:val="en-US"/>
        </w:rPr>
        <w:t xml:space="preserve">). </w:t>
      </w:r>
      <w:r w:rsidR="002E0186" w:rsidRPr="0077024F">
        <w:rPr>
          <w:rFonts w:ascii="Times New Roman" w:hAnsi="Times New Roman" w:cs="Times New Roman"/>
          <w:sz w:val="24"/>
          <w:szCs w:val="24"/>
          <w:lang w:val="en-US"/>
        </w:rPr>
        <w:t xml:space="preserve">These effects of Morph Type and Emotion </w:t>
      </w:r>
      <w:r w:rsidR="00540B70" w:rsidRPr="0077024F">
        <w:rPr>
          <w:rFonts w:ascii="Times New Roman" w:hAnsi="Times New Roman" w:cs="Times New Roman"/>
          <w:sz w:val="24"/>
          <w:szCs w:val="24"/>
          <w:lang w:val="en-US"/>
        </w:rPr>
        <w:t>therefore present</w:t>
      </w:r>
      <w:r w:rsidR="002E0186" w:rsidRPr="0077024F">
        <w:rPr>
          <w:rFonts w:ascii="Times New Roman" w:hAnsi="Times New Roman" w:cs="Times New Roman"/>
          <w:sz w:val="24"/>
          <w:szCs w:val="24"/>
          <w:lang w:val="en-US"/>
        </w:rPr>
        <w:t xml:space="preserve"> a full replication of the patterns reported in</w:t>
      </w:r>
      <w:ins w:id="34" w:author="christine.nussbaum" w:date="2025-10-17T09:03:00Z" w16du:dateUtc="2025-10-17T07:03:00Z">
        <w:r w:rsidR="00A37E29" w:rsidRPr="0077024F">
          <w:rPr>
            <w:rFonts w:ascii="Times New Roman" w:hAnsi="Times New Roman" w:cs="Times New Roman"/>
            <w:sz w:val="24"/>
            <w:szCs w:val="24"/>
            <w:lang w:val="en-US"/>
          </w:rPr>
          <w:t xml:space="preserve"> Nussbaum et al. 2024</w:t>
        </w:r>
      </w:ins>
      <w:sdt>
        <w:sdtPr>
          <w:rPr>
            <w:rFonts w:ascii="Times New Roman" w:hAnsi="Times New Roman" w:cs="Times New Roman"/>
            <w:sz w:val="24"/>
            <w:szCs w:val="24"/>
            <w:lang w:val="en-US"/>
          </w:rPr>
          <w:alias w:val="To edit, see citavi.com/edit"/>
          <w:tag w:val="CitaviPlaceholder#068d3f5b-8511-4852-a23c-693d1a841028"/>
          <w:id w:val="1914042006"/>
          <w:placeholder>
            <w:docPart w:val="DefaultPlaceholder_-1854013440"/>
          </w:placeholder>
        </w:sdtPr>
        <w:sdtContent>
          <w:r w:rsidR="002E0186"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FhN2U3ODU3LWIzYmQtNDU2Ny1hYWNlLTY0ZDNkZGZmNmIzMiIsIkVudHJpZXMiOlt7IiRpZCI6IjIiLCIkdHlwZSI6IlN3aXNzQWNhZGVtaWMuQ2l0YXZpLkNpdGF0aW9ucy5Xb3JkUGxhY2Vob2xkZXJFbnRyeSwgU3dpc3NBY2FkZW1pYy5DaXRhdmkiLCJJZCI6ImZkM2E3ZTBiLWQ0MGUtNGIyOC05MDcwLWFkYmNiMjY2ZGQwZC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A2OGQzZjViLTg1MTEtNDg1Mi1hMjNjLTY5M2QxYTg0MTAyOCIsIlRleHQiOiIxNCIsIldBSVZlcnNpb24iOiI2LjExLjAuMCJ9}</w:instrText>
          </w:r>
          <w:r w:rsidR="002E0186"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2E0186" w:rsidRPr="0077024F">
            <w:rPr>
              <w:rFonts w:ascii="Times New Roman" w:hAnsi="Times New Roman" w:cs="Times New Roman"/>
              <w:sz w:val="24"/>
              <w:szCs w:val="24"/>
              <w:lang w:val="en-US"/>
            </w:rPr>
            <w:fldChar w:fldCharType="end"/>
          </w:r>
        </w:sdtContent>
      </w:sdt>
      <w:r w:rsidR="002E0186" w:rsidRPr="0077024F">
        <w:rPr>
          <w:rFonts w:ascii="Times New Roman" w:hAnsi="Times New Roman" w:cs="Times New Roman"/>
          <w:sz w:val="24"/>
          <w:szCs w:val="24"/>
          <w:lang w:val="en-US"/>
        </w:rPr>
        <w:t>.</w:t>
      </w:r>
      <w:r w:rsidR="0091335A" w:rsidRPr="0077024F">
        <w:rPr>
          <w:rFonts w:ascii="Times New Roman" w:hAnsi="Times New Roman" w:cs="Times New Roman"/>
          <w:sz w:val="24"/>
          <w:szCs w:val="24"/>
          <w:lang w:val="en-US"/>
        </w:rPr>
        <w:t xml:space="preserve"> For confusion matrices and supplemental analyses, please </w:t>
      </w:r>
      <w:r w:rsidR="0091335A" w:rsidRPr="0077024F">
        <w:rPr>
          <w:rFonts w:ascii="Times New Roman" w:hAnsi="Times New Roman" w:cs="Times New Roman"/>
          <w:color w:val="000000" w:themeColor="text1"/>
          <w:sz w:val="24"/>
          <w:szCs w:val="24"/>
          <w:lang w:val="en-US"/>
        </w:rPr>
        <w:t xml:space="preserve">refer to </w:t>
      </w:r>
      <w:r w:rsidR="0044453D" w:rsidRPr="0077024F">
        <w:rPr>
          <w:rFonts w:ascii="Times New Roman" w:hAnsi="Times New Roman" w:cs="Times New Roman"/>
          <w:color w:val="000000" w:themeColor="text1"/>
          <w:sz w:val="24"/>
          <w:szCs w:val="24"/>
          <w:lang w:val="en-US"/>
        </w:rPr>
        <w:t xml:space="preserve">Figures S1-S3 on </w:t>
      </w:r>
      <w:r w:rsidR="0091335A" w:rsidRPr="0077024F">
        <w:rPr>
          <w:rFonts w:ascii="Times New Roman" w:hAnsi="Times New Roman" w:cs="Times New Roman"/>
          <w:color w:val="000000" w:themeColor="text1"/>
          <w:sz w:val="24"/>
          <w:szCs w:val="24"/>
          <w:lang w:val="en-US"/>
        </w:rPr>
        <w:t xml:space="preserve">OSF. </w:t>
      </w:r>
      <w:r w:rsidR="002E0186" w:rsidRPr="0077024F">
        <w:rPr>
          <w:rFonts w:ascii="Times New Roman" w:hAnsi="Times New Roman" w:cs="Times New Roman"/>
          <w:color w:val="000000" w:themeColor="text1"/>
          <w:sz w:val="24"/>
          <w:szCs w:val="24"/>
          <w:lang w:val="en-US"/>
        </w:rPr>
        <w:t xml:space="preserve"> </w:t>
      </w:r>
    </w:p>
    <w:p w14:paraId="2FF61CBC" w14:textId="4A80EB88"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3 about here - </w:t>
      </w:r>
    </w:p>
    <w:p w14:paraId="32DBA92E" w14:textId="77777777" w:rsidR="00D10658" w:rsidRPr="0077024F" w:rsidRDefault="00D10658" w:rsidP="00484889">
      <w:pPr>
        <w:pStyle w:val="Beschriftung"/>
        <w:keepNext/>
        <w:rPr>
          <w:rFonts w:ascii="Times New Roman" w:hAnsi="Times New Roman" w:cs="Times New Roman"/>
          <w:b/>
          <w:i w:val="0"/>
          <w:color w:val="auto"/>
          <w:sz w:val="24"/>
          <w:szCs w:val="24"/>
          <w:lang w:val="en-US"/>
        </w:rPr>
      </w:pPr>
    </w:p>
    <w:p w14:paraId="545E8EEA" w14:textId="6803B72A" w:rsidR="0022798F" w:rsidRPr="0077024F" w:rsidRDefault="0022798F" w:rsidP="00D93F94">
      <w:pPr>
        <w:pStyle w:val="berschrift2"/>
        <w:numPr>
          <w:ilvl w:val="0"/>
          <w:numId w:val="0"/>
        </w:numPr>
        <w:ind w:left="708"/>
        <w:rPr>
          <w:rFonts w:ascii="Times New Roman" w:hAnsi="Times New Roman" w:cs="Times New Roman"/>
        </w:rPr>
      </w:pPr>
      <w:bookmarkStart w:id="35" w:name="_Toc200448877"/>
      <w:r w:rsidRPr="0077024F">
        <w:rPr>
          <w:rFonts w:ascii="Times New Roman" w:hAnsi="Times New Roman" w:cs="Times New Roman"/>
        </w:rPr>
        <w:t>Part I</w:t>
      </w:r>
      <w:r w:rsidRPr="0077024F">
        <w:rPr>
          <w:rFonts w:ascii="Times New Roman" w:hAnsi="Times New Roman" w:cs="Times New Roman"/>
        </w:rPr>
        <w:t>I</w:t>
      </w:r>
      <w:r w:rsidR="001C3DE0" w:rsidRPr="0077024F">
        <w:rPr>
          <w:rFonts w:ascii="Times New Roman" w:hAnsi="Times New Roman" w:cs="Times New Roman"/>
        </w:rPr>
        <w:t xml:space="preserve">: </w:t>
      </w:r>
      <w:r w:rsidR="001C3DE0" w:rsidRPr="0077024F">
        <w:rPr>
          <w:rFonts w:ascii="Times New Roman" w:hAnsi="Times New Roman" w:cs="Times New Roman"/>
          <w:sz w:val="24"/>
          <w:szCs w:val="24"/>
          <w:lang w:val="en-US"/>
        </w:rPr>
        <w:t>Correlational analyses</w:t>
      </w:r>
    </w:p>
    <w:p w14:paraId="216E3BD5" w14:textId="11501BB9" w:rsidR="0022798F" w:rsidRPr="0077024F" w:rsidRDefault="00D93F94" w:rsidP="00D93F94">
      <w:pPr>
        <w:pStyle w:val="berschrift3"/>
        <w:numPr>
          <w:ilvl w:val="0"/>
          <w:numId w:val="0"/>
        </w:numPr>
        <w:spacing w:line="480" w:lineRule="auto"/>
        <w:rPr>
          <w:rFonts w:ascii="Times New Roman" w:hAnsi="Times New Roman" w:cs="Times New Roman"/>
          <w:lang w:val="en-US"/>
        </w:rPr>
      </w:pPr>
      <w:bookmarkStart w:id="36" w:name="_Hlk208999045"/>
      <w:bookmarkEnd w:id="35"/>
      <w:r w:rsidRPr="0077024F">
        <w:rPr>
          <w:rFonts w:ascii="Times New Roman" w:hAnsi="Times New Roman" w:cs="Times New Roman"/>
          <w:lang w:val="en-US"/>
        </w:rPr>
        <w:tab/>
      </w:r>
      <w:r w:rsidR="0022798F" w:rsidRPr="0077024F">
        <w:rPr>
          <w:rFonts w:ascii="Times New Roman" w:hAnsi="Times New Roman" w:cs="Times New Roman"/>
          <w:lang w:val="en-US"/>
        </w:rPr>
        <w:t xml:space="preserve">Hypotheses </w:t>
      </w:r>
    </w:p>
    <w:p w14:paraId="4872994B" w14:textId="6A4BC20F" w:rsidR="0091335A" w:rsidRPr="0077024F" w:rsidRDefault="0091335A" w:rsidP="001E135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In Part II, we focused on the correlations between auditory sensitivity and vocal emotion recognition</w:t>
      </w:r>
      <w:r w:rsidR="00752230" w:rsidRPr="0077024F">
        <w:rPr>
          <w:rFonts w:ascii="Times New Roman" w:hAnsi="Times New Roman" w:cs="Times New Roman"/>
          <w:sz w:val="24"/>
          <w:szCs w:val="24"/>
          <w:lang w:val="en-US"/>
        </w:rPr>
        <w:t xml:space="preserve">. </w:t>
      </w:r>
      <w:r w:rsidR="001E43D7" w:rsidRPr="0077024F">
        <w:rPr>
          <w:rFonts w:ascii="Times New Roman" w:hAnsi="Times New Roman" w:cs="Times New Roman"/>
          <w:sz w:val="24"/>
          <w:szCs w:val="24"/>
          <w:lang w:val="en-US"/>
        </w:rPr>
        <w:t>The aim here was to see if</w:t>
      </w:r>
      <w:r w:rsidR="00752230" w:rsidRPr="0077024F">
        <w:rPr>
          <w:rFonts w:ascii="Times New Roman" w:hAnsi="Times New Roman" w:cs="Times New Roman"/>
          <w:sz w:val="24"/>
          <w:szCs w:val="24"/>
          <w:lang w:val="en-US"/>
        </w:rPr>
        <w:t xml:space="preserve"> the patterns found in</w:t>
      </w:r>
      <w:ins w:id="37" w:author="Christine Nussbaum" w:date="2025-10-15T15:54:00Z">
        <w:r w:rsidR="00630068" w:rsidRPr="0077024F">
          <w:rPr>
            <w:rFonts w:ascii="Times New Roman" w:hAnsi="Times New Roman" w:cs="Times New Roman"/>
            <w:sz w:val="24"/>
            <w:szCs w:val="24"/>
            <w:lang w:val="en-US"/>
          </w:rPr>
          <w:t xml:space="preserve"> Nussbaum et al. 2024</w:t>
        </w:r>
      </w:ins>
      <w:r w:rsidR="00752230"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b411bb-b166-407f-8e51-53af76a620ce"/>
          <w:id w:val="-641421096"/>
          <w:placeholder>
            <w:docPart w:val="DefaultPlaceholder_-1854013440"/>
          </w:placeholder>
        </w:sdtPr>
        <w:sdtContent>
          <w:r w:rsidR="0075223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lZDMwMmI5LWYzOGUtNGZkMC04MmVhLTljZDNjNTVhOWZjYyIsIkVudHJpZXMiOlt7IiRpZCI6IjIiLCIkdHlwZSI6IlN3aXNzQWNhZGVtaWMuQ2l0YXZpLkNpdGF0aW9ucy5Xb3JkUGxhY2Vob2xkZXJFbnRyeSwgU3dpc3NBY2FkZW1pYy5DaXRhdmkiLCJJZCI6IjA3NTNiZjBiLWU3ZTctNDM2ZS05N2M1LWI4OTcxOTZiMjg4Yy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QxYjQxMWJiLWIxNjYtNDA3Zi04ZTUxLTUzYWY3NmE2MjBjZSIsIlRleHQiOiIxNCIsIldBSVZlcnNpb24iOiI2LjExLjAuMCJ9}</w:instrText>
          </w:r>
          <w:r w:rsidR="0075223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752230" w:rsidRPr="0077024F">
            <w:rPr>
              <w:rFonts w:ascii="Times New Roman" w:hAnsi="Times New Roman" w:cs="Times New Roman"/>
              <w:sz w:val="24"/>
              <w:szCs w:val="24"/>
              <w:lang w:val="en-US"/>
            </w:rPr>
            <w:fldChar w:fldCharType="end"/>
          </w:r>
        </w:sdtContent>
      </w:sdt>
      <w:r w:rsidR="001E43D7" w:rsidRPr="0077024F">
        <w:rPr>
          <w:rFonts w:ascii="Times New Roman" w:hAnsi="Times New Roman" w:cs="Times New Roman"/>
          <w:sz w:val="24"/>
          <w:szCs w:val="24"/>
          <w:lang w:val="en-US"/>
        </w:rPr>
        <w:t xml:space="preserve"> would replicate.</w:t>
      </w:r>
      <w:r w:rsidR="00752230" w:rsidRPr="0077024F">
        <w:rPr>
          <w:rFonts w:ascii="Times New Roman" w:hAnsi="Times New Roman" w:cs="Times New Roman"/>
          <w:sz w:val="24"/>
          <w:szCs w:val="24"/>
          <w:lang w:val="en-US"/>
        </w:rPr>
        <w:t xml:space="preserve"> </w:t>
      </w:r>
      <w:r w:rsidR="001E43D7" w:rsidRPr="0077024F">
        <w:rPr>
          <w:rFonts w:ascii="Times New Roman" w:hAnsi="Times New Roman" w:cs="Times New Roman"/>
          <w:sz w:val="24"/>
          <w:szCs w:val="24"/>
          <w:lang w:val="en-US"/>
        </w:rPr>
        <w:t>T</w:t>
      </w:r>
      <w:r w:rsidR="00752230" w:rsidRPr="0077024F">
        <w:rPr>
          <w:rFonts w:ascii="Times New Roman" w:hAnsi="Times New Roman" w:cs="Times New Roman"/>
          <w:sz w:val="24"/>
          <w:szCs w:val="24"/>
          <w:lang w:val="en-US"/>
        </w:rPr>
        <w:t>herefore</w:t>
      </w:r>
      <w:r w:rsidR="001E43D7" w:rsidRPr="0077024F">
        <w:rPr>
          <w:rFonts w:ascii="Times New Roman" w:hAnsi="Times New Roman" w:cs="Times New Roman"/>
          <w:sz w:val="24"/>
          <w:szCs w:val="24"/>
          <w:lang w:val="en-US"/>
        </w:rPr>
        <w:t>, we</w:t>
      </w:r>
      <w:r w:rsidR="00752230" w:rsidRPr="0077024F">
        <w:rPr>
          <w:rFonts w:ascii="Times New Roman" w:hAnsi="Times New Roman" w:cs="Times New Roman"/>
          <w:sz w:val="24"/>
          <w:szCs w:val="24"/>
          <w:lang w:val="en-US"/>
        </w:rPr>
        <w:t xml:space="preserve"> formulated the following </w:t>
      </w:r>
      <w:r w:rsidR="001E43D7" w:rsidRPr="0077024F">
        <w:rPr>
          <w:rFonts w:ascii="Times New Roman" w:hAnsi="Times New Roman" w:cs="Times New Roman"/>
          <w:sz w:val="24"/>
          <w:szCs w:val="24"/>
          <w:lang w:val="en-US"/>
        </w:rPr>
        <w:t>predi</w:t>
      </w:r>
      <w:r w:rsidR="00DB7423" w:rsidRPr="0077024F">
        <w:rPr>
          <w:rFonts w:ascii="Times New Roman" w:hAnsi="Times New Roman" w:cs="Times New Roman"/>
          <w:sz w:val="24"/>
          <w:szCs w:val="24"/>
          <w:lang w:val="en-US"/>
        </w:rPr>
        <w:t>c</w:t>
      </w:r>
      <w:r w:rsidR="001E43D7" w:rsidRPr="0077024F">
        <w:rPr>
          <w:rFonts w:ascii="Times New Roman" w:hAnsi="Times New Roman" w:cs="Times New Roman"/>
          <w:sz w:val="24"/>
          <w:szCs w:val="24"/>
          <w:lang w:val="en-US"/>
        </w:rPr>
        <w:t>tions</w:t>
      </w:r>
      <w:r w:rsidR="00752230"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 </w:t>
      </w:r>
    </w:p>
    <w:bookmarkEnd w:id="36"/>
    <w:p w14:paraId="1C96005F" w14:textId="77777777" w:rsidR="000A2FEC" w:rsidRPr="0077024F" w:rsidRDefault="000A2FEC" w:rsidP="001E135D">
      <w:pPr>
        <w:spacing w:line="480" w:lineRule="auto"/>
        <w:rPr>
          <w:rFonts w:ascii="Times New Roman" w:hAnsi="Times New Roman" w:cs="Times New Roman"/>
          <w:bCs/>
          <w:i/>
          <w:iCs/>
          <w:sz w:val="24"/>
          <w:szCs w:val="24"/>
          <w:lang w:val="en-US"/>
        </w:rPr>
      </w:pPr>
      <w:r w:rsidRPr="0077024F">
        <w:rPr>
          <w:rFonts w:ascii="Times New Roman" w:hAnsi="Times New Roman" w:cs="Times New Roman"/>
          <w:bCs/>
          <w:i/>
          <w:iCs/>
          <w:sz w:val="24"/>
          <w:szCs w:val="24"/>
          <w:lang w:val="en-US"/>
        </w:rPr>
        <w:t>Correlations with the PROMS</w:t>
      </w:r>
    </w:p>
    <w:p w14:paraId="4198FAB4" w14:textId="26D329AB" w:rsidR="000A2FEC" w:rsidRPr="0077024F" w:rsidRDefault="000A2FEC"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lastRenderedPageBreak/>
        <w:t>H</w:t>
      </w:r>
      <w:r w:rsidR="008E2C25" w:rsidRPr="0077024F">
        <w:rPr>
          <w:rFonts w:ascii="Times New Roman" w:hAnsi="Times New Roman" w:cs="Times New Roman"/>
          <w:b/>
          <w:sz w:val="24"/>
          <w:szCs w:val="24"/>
          <w:lang w:val="en-US"/>
        </w:rPr>
        <w:t>3</w:t>
      </w:r>
      <w:r w:rsidR="001E43D7" w:rsidRPr="0077024F">
        <w:rPr>
          <w:rFonts w:ascii="Times New Roman" w:hAnsi="Times New Roman" w:cs="Times New Roman"/>
          <w:b/>
          <w:sz w:val="24"/>
          <w:szCs w:val="24"/>
          <w:lang w:val="en-US"/>
        </w:rPr>
        <w:t>a</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Averaged vocal emotion recognition (VER) performance </w:t>
      </w:r>
      <w:proofErr w:type="gramStart"/>
      <w:r w:rsidRPr="0077024F">
        <w:rPr>
          <w:rFonts w:ascii="Times New Roman" w:hAnsi="Times New Roman" w:cs="Times New Roman"/>
          <w:sz w:val="24"/>
          <w:szCs w:val="24"/>
          <w:lang w:val="en-US"/>
        </w:rPr>
        <w:t>is correlated</w:t>
      </w:r>
      <w:proofErr w:type="gramEnd"/>
      <w:r w:rsidRPr="0077024F">
        <w:rPr>
          <w:rFonts w:ascii="Times New Roman" w:hAnsi="Times New Roman" w:cs="Times New Roman"/>
          <w:sz w:val="24"/>
          <w:szCs w:val="24"/>
          <w:lang w:val="en-US"/>
        </w:rPr>
        <w:t xml:space="preserve"> with averaged music perception performance.  </w:t>
      </w:r>
    </w:p>
    <w:p w14:paraId="24D69C17" w14:textId="357BCAD3" w:rsidR="000A2FEC" w:rsidRPr="0077024F" w:rsidRDefault="000A2FEC" w:rsidP="001E135D">
      <w:pPr>
        <w:spacing w:line="480" w:lineRule="auto"/>
        <w:rPr>
          <w:rFonts w:ascii="Times New Roman" w:hAnsi="Times New Roman" w:cs="Times New Roman"/>
          <w:iCs/>
          <w:sz w:val="24"/>
          <w:szCs w:val="24"/>
          <w:lang w:val="en-US"/>
        </w:rPr>
      </w:pPr>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3b</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Full-VER and F0-VER are correlated with melody perception in music</w:t>
      </w:r>
      <w:r w:rsidRPr="0077024F">
        <w:rPr>
          <w:rFonts w:ascii="Times New Roman" w:hAnsi="Times New Roman" w:cs="Times New Roman"/>
          <w:iCs/>
          <w:sz w:val="24"/>
          <w:szCs w:val="24"/>
          <w:lang w:val="en-US"/>
        </w:rPr>
        <w:t xml:space="preserve"> </w:t>
      </w:r>
    </w:p>
    <w:p w14:paraId="582EE9E2" w14:textId="77777777" w:rsidR="000A2FEC" w:rsidRPr="0077024F" w:rsidRDefault="000A2FEC" w:rsidP="001E135D">
      <w:pPr>
        <w:spacing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Correlations with the GOLD-MSI:</w:t>
      </w:r>
    </w:p>
    <w:p w14:paraId="1ACF608A" w14:textId="3ABBB1E4" w:rsidR="000A2FEC" w:rsidRPr="0077024F" w:rsidRDefault="000A2FEC" w:rsidP="001E135D">
      <w:pPr>
        <w:spacing w:line="480" w:lineRule="auto"/>
        <w:rPr>
          <w:rFonts w:ascii="Times New Roman" w:hAnsi="Times New Roman" w:cs="Times New Roman"/>
          <w:sz w:val="24"/>
          <w:szCs w:val="24"/>
          <w:lang w:val="en-US"/>
        </w:rPr>
      </w:pPr>
      <w:bookmarkStart w:id="38" w:name="_Hlk207985549"/>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3c</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 xml:space="preserve">Averaged-VER and Full-VER are correlated with the </w:t>
      </w:r>
      <w:r w:rsidR="00841426" w:rsidRPr="0077024F">
        <w:rPr>
          <w:rFonts w:ascii="Times New Roman" w:hAnsi="Times New Roman" w:cs="Times New Roman"/>
          <w:sz w:val="24"/>
          <w:szCs w:val="24"/>
          <w:lang w:val="en-US"/>
        </w:rPr>
        <w:t xml:space="preserve">general musical sophistication </w:t>
      </w:r>
      <w:r w:rsidR="00337419" w:rsidRPr="0077024F">
        <w:rPr>
          <w:rFonts w:ascii="Times New Roman" w:hAnsi="Times New Roman" w:cs="Times New Roman"/>
          <w:sz w:val="24"/>
          <w:szCs w:val="24"/>
          <w:lang w:val="en-US"/>
        </w:rPr>
        <w:t xml:space="preserve">index </w:t>
      </w:r>
      <w:r w:rsidR="00841426"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General-ME</w:t>
      </w:r>
      <w:r w:rsidR="00841426" w:rsidRPr="0077024F">
        <w:rPr>
          <w:rFonts w:ascii="Times New Roman" w:hAnsi="Times New Roman" w:cs="Times New Roman"/>
          <w:sz w:val="24"/>
          <w:szCs w:val="24"/>
          <w:lang w:val="en-US"/>
        </w:rPr>
        <w:t>), measured by the Gold-MSI</w:t>
      </w:r>
      <w:r w:rsidRPr="0077024F">
        <w:rPr>
          <w:rFonts w:ascii="Times New Roman" w:hAnsi="Times New Roman" w:cs="Times New Roman"/>
          <w:sz w:val="24"/>
          <w:szCs w:val="24"/>
          <w:lang w:val="en-US"/>
        </w:rPr>
        <w:t>.</w:t>
      </w:r>
    </w:p>
    <w:p w14:paraId="20B75504" w14:textId="12513146" w:rsidR="000A2FEC" w:rsidRPr="0077024F" w:rsidRDefault="000A2FEC"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3d</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 xml:space="preserve">Averaged-VER and Full-VER are correlated with the </w:t>
      </w:r>
      <w:r w:rsidR="004E3261" w:rsidRPr="0077024F">
        <w:rPr>
          <w:rFonts w:ascii="Times New Roman" w:hAnsi="Times New Roman" w:cs="Times New Roman"/>
          <w:sz w:val="24"/>
          <w:szCs w:val="24"/>
          <w:lang w:val="en-US"/>
        </w:rPr>
        <w:t>p</w:t>
      </w:r>
      <w:r w:rsidRPr="0077024F">
        <w:rPr>
          <w:rFonts w:ascii="Times New Roman" w:hAnsi="Times New Roman" w:cs="Times New Roman"/>
          <w:sz w:val="24"/>
          <w:szCs w:val="24"/>
          <w:lang w:val="en-US"/>
        </w:rPr>
        <w:t xml:space="preserve">erception </w:t>
      </w:r>
      <w:r w:rsidR="004E3261"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ubscale</w:t>
      </w:r>
      <w:r w:rsidR="00841426" w:rsidRPr="0077024F">
        <w:rPr>
          <w:rFonts w:ascii="Times New Roman" w:hAnsi="Times New Roman" w:cs="Times New Roman"/>
          <w:sz w:val="24"/>
          <w:szCs w:val="24"/>
          <w:lang w:val="en-US"/>
        </w:rPr>
        <w:t xml:space="preserve"> of the Gold-MSI</w:t>
      </w:r>
    </w:p>
    <w:p w14:paraId="34454DD9" w14:textId="34E3D8EC" w:rsidR="000A2FEC" w:rsidRPr="0077024F" w:rsidRDefault="000A2FEC"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1E43D7" w:rsidRPr="0077024F">
        <w:rPr>
          <w:rFonts w:ascii="Times New Roman" w:hAnsi="Times New Roman" w:cs="Times New Roman"/>
          <w:b/>
          <w:sz w:val="24"/>
          <w:szCs w:val="24"/>
          <w:lang w:val="en-US"/>
        </w:rPr>
        <w:t>3</w:t>
      </w:r>
      <w:r w:rsidR="004E3261" w:rsidRPr="0077024F">
        <w:rPr>
          <w:rFonts w:ascii="Times New Roman" w:hAnsi="Times New Roman" w:cs="Times New Roman"/>
          <w:b/>
          <w:sz w:val="24"/>
          <w:szCs w:val="24"/>
          <w:lang w:val="en-US"/>
        </w:rPr>
        <w:t>e</w:t>
      </w:r>
      <w:r w:rsidRPr="0077024F">
        <w:rPr>
          <w:rFonts w:ascii="Times New Roman" w:hAnsi="Times New Roman" w:cs="Times New Roman"/>
          <w:b/>
          <w:sz w:val="24"/>
          <w:szCs w:val="24"/>
          <w:lang w:val="en-US"/>
        </w:rPr>
        <w:t xml:space="preserve">: </w:t>
      </w:r>
      <w:r w:rsidRPr="0077024F">
        <w:rPr>
          <w:rFonts w:ascii="Times New Roman" w:hAnsi="Times New Roman" w:cs="Times New Roman"/>
          <w:sz w:val="24"/>
          <w:szCs w:val="24"/>
          <w:lang w:val="en-US"/>
        </w:rPr>
        <w:t>Averaged-VER and Full-VER are correlated with self-rated singing abilities</w:t>
      </w:r>
      <w:r w:rsidR="00841426" w:rsidRPr="0077024F">
        <w:rPr>
          <w:rFonts w:ascii="Times New Roman" w:hAnsi="Times New Roman" w:cs="Times New Roman"/>
          <w:sz w:val="24"/>
          <w:szCs w:val="24"/>
          <w:lang w:val="en-US"/>
        </w:rPr>
        <w:t xml:space="preserve"> </w:t>
      </w:r>
      <w:r w:rsidR="004E3261" w:rsidRPr="0077024F">
        <w:rPr>
          <w:rFonts w:ascii="Times New Roman" w:hAnsi="Times New Roman" w:cs="Times New Roman"/>
          <w:sz w:val="24"/>
          <w:szCs w:val="24"/>
          <w:lang w:val="en-US"/>
        </w:rPr>
        <w:t>s</w:t>
      </w:r>
      <w:r w:rsidR="00841426" w:rsidRPr="0077024F">
        <w:rPr>
          <w:rFonts w:ascii="Times New Roman" w:hAnsi="Times New Roman" w:cs="Times New Roman"/>
          <w:sz w:val="24"/>
          <w:szCs w:val="24"/>
          <w:lang w:val="en-US"/>
        </w:rPr>
        <w:t>ubscale of the Gold-MSI</w:t>
      </w:r>
      <w:r w:rsidRPr="0077024F">
        <w:rPr>
          <w:rFonts w:ascii="Times New Roman" w:hAnsi="Times New Roman" w:cs="Times New Roman"/>
          <w:sz w:val="24"/>
          <w:szCs w:val="24"/>
          <w:lang w:val="en-US"/>
        </w:rPr>
        <w:t>.</w:t>
      </w:r>
    </w:p>
    <w:bookmarkEnd w:id="38"/>
    <w:p w14:paraId="2F11987C" w14:textId="365DF403" w:rsidR="000A2FEC" w:rsidRPr="0077024F" w:rsidRDefault="00D93F94" w:rsidP="00D93F94">
      <w:pPr>
        <w:pStyle w:val="berschrift3"/>
        <w:numPr>
          <w:ilvl w:val="0"/>
          <w:numId w:val="0"/>
        </w:numPr>
        <w:spacing w:line="480" w:lineRule="auto"/>
        <w:rPr>
          <w:rFonts w:ascii="Times New Roman" w:hAnsi="Times New Roman" w:cs="Times New Roman"/>
          <w:lang w:val="en-US"/>
        </w:rPr>
      </w:pPr>
      <w:r w:rsidRPr="0077024F">
        <w:rPr>
          <w:rFonts w:ascii="Times New Roman" w:hAnsi="Times New Roman" w:cs="Times New Roman"/>
          <w:lang w:val="en-US"/>
        </w:rPr>
        <w:tab/>
      </w:r>
      <w:ins w:id="39" w:author="christine.nussbaum" w:date="2025-10-24T13:42:00Z" w16du:dateUtc="2025-10-24T11:42:00Z">
        <w:r w:rsidR="0022798F" w:rsidRPr="0077024F">
          <w:rPr>
            <w:rFonts w:ascii="Times New Roman" w:hAnsi="Times New Roman" w:cs="Times New Roman"/>
            <w:lang w:val="en-US"/>
          </w:rPr>
          <w:t>Correlations</w:t>
        </w:r>
      </w:ins>
    </w:p>
    <w:p w14:paraId="4F8AEA93" w14:textId="1409F74E" w:rsidR="0034561D" w:rsidRPr="0077024F" w:rsidRDefault="0034561D" w:rsidP="000A2FEC">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Replicating our previous findings, we obtained a strong correlation between vocal emotion recognition and music perception performance, as measure</w:t>
      </w:r>
      <w:r w:rsidR="00A821FC" w:rsidRPr="0077024F">
        <w:rPr>
          <w:rFonts w:ascii="Times New Roman" w:hAnsi="Times New Roman" w:cs="Times New Roman"/>
          <w:sz w:val="24"/>
          <w:szCs w:val="24"/>
          <w:lang w:val="en-US"/>
        </w:rPr>
        <w:t>d</w:t>
      </w:r>
      <w:r w:rsidRPr="0077024F">
        <w:rPr>
          <w:rFonts w:ascii="Times New Roman" w:hAnsi="Times New Roman" w:cs="Times New Roman"/>
          <w:sz w:val="24"/>
          <w:szCs w:val="24"/>
          <w:lang w:val="en-US"/>
        </w:rPr>
        <w:t xml:space="preserve"> with the PROMS (</w:t>
      </w:r>
      <w:r w:rsidRPr="0077024F">
        <w:rPr>
          <w:rFonts w:ascii="Times New Roman" w:hAnsi="Times New Roman" w:cs="Times New Roman"/>
          <w:b/>
          <w:bCs/>
          <w:sz w:val="24"/>
          <w:szCs w:val="24"/>
          <w:lang w:val="en-US"/>
        </w:rPr>
        <w:t>Table 3</w:t>
      </w:r>
      <w:r w:rsidR="008E2C25" w:rsidRPr="0077024F">
        <w:rPr>
          <w:rFonts w:ascii="Times New Roman" w:hAnsi="Times New Roman" w:cs="Times New Roman"/>
          <w:sz w:val="24"/>
          <w:szCs w:val="24"/>
          <w:lang w:val="en-US"/>
        </w:rPr>
        <w:t>, and Table S</w:t>
      </w:r>
      <w:r w:rsidR="00EF21DA" w:rsidRPr="0077024F">
        <w:rPr>
          <w:rFonts w:ascii="Times New Roman" w:hAnsi="Times New Roman" w:cs="Times New Roman"/>
          <w:sz w:val="24"/>
          <w:szCs w:val="24"/>
          <w:lang w:val="en-US"/>
        </w:rPr>
        <w:t>10</w:t>
      </w:r>
      <w:r w:rsidR="008E2C25" w:rsidRPr="0077024F">
        <w:rPr>
          <w:rFonts w:ascii="Times New Roman" w:hAnsi="Times New Roman" w:cs="Times New Roman"/>
          <w:sz w:val="24"/>
          <w:szCs w:val="24"/>
          <w:lang w:val="en-US"/>
        </w:rPr>
        <w:t xml:space="preserve"> on OSF</w:t>
      </w:r>
      <w:r w:rsidRPr="0077024F">
        <w:rPr>
          <w:rFonts w:ascii="Times New Roman" w:hAnsi="Times New Roman" w:cs="Times New Roman"/>
          <w:sz w:val="24"/>
          <w:szCs w:val="24"/>
          <w:lang w:val="en-US"/>
        </w:rPr>
        <w:t xml:space="preserve">). Further, </w:t>
      </w:r>
      <w:bookmarkStart w:id="40" w:name="_Hlk207895608"/>
      <w:r w:rsidRPr="0077024F">
        <w:rPr>
          <w:rFonts w:ascii="Times New Roman" w:hAnsi="Times New Roman" w:cs="Times New Roman"/>
          <w:sz w:val="24"/>
          <w:szCs w:val="24"/>
          <w:lang w:val="en-US"/>
        </w:rPr>
        <w:t xml:space="preserve">we replicated the specific </w:t>
      </w:r>
      <w:r w:rsidR="00154FBD" w:rsidRPr="0077024F">
        <w:rPr>
          <w:rFonts w:ascii="Times New Roman" w:hAnsi="Times New Roman" w:cs="Times New Roman"/>
          <w:sz w:val="24"/>
          <w:szCs w:val="24"/>
          <w:lang w:val="en-US"/>
        </w:rPr>
        <w:t>link</w:t>
      </w:r>
      <w:r w:rsidRPr="0077024F">
        <w:rPr>
          <w:rFonts w:ascii="Times New Roman" w:hAnsi="Times New Roman" w:cs="Times New Roman"/>
          <w:sz w:val="24"/>
          <w:szCs w:val="24"/>
          <w:lang w:val="en-US"/>
        </w:rPr>
        <w:t xml:space="preserve"> between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and the melody subtest</w:t>
      </w:r>
      <w:bookmarkEnd w:id="40"/>
      <w:r w:rsidRPr="0077024F">
        <w:rPr>
          <w:rFonts w:ascii="Times New Roman" w:hAnsi="Times New Roman" w:cs="Times New Roman"/>
          <w:sz w:val="24"/>
          <w:szCs w:val="24"/>
          <w:lang w:val="en-US"/>
        </w:rPr>
        <w:t>. Although we did not have a specific hypothesis, we again found a link with Rhythm perception. There were no links between performance in the timbre morph condition and the timbre subtest. Overall, this pattern of correlation</w:t>
      </w:r>
      <w:r w:rsidR="00A821FC"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almost complete</w:t>
      </w:r>
      <w:r w:rsidR="00A821FC" w:rsidRPr="0077024F">
        <w:rPr>
          <w:rFonts w:ascii="Times New Roman" w:hAnsi="Times New Roman" w:cs="Times New Roman"/>
          <w:sz w:val="24"/>
          <w:szCs w:val="24"/>
          <w:lang w:val="en-US"/>
        </w:rPr>
        <w:t>ly</w:t>
      </w:r>
      <w:r w:rsidRPr="0077024F">
        <w:rPr>
          <w:rFonts w:ascii="Times New Roman" w:hAnsi="Times New Roman" w:cs="Times New Roman"/>
          <w:sz w:val="24"/>
          <w:szCs w:val="24"/>
          <w:lang w:val="en-US"/>
        </w:rPr>
        <w:t xml:space="preserve"> replicat</w:t>
      </w:r>
      <w:r w:rsidR="00A821FC" w:rsidRPr="0077024F">
        <w:rPr>
          <w:rFonts w:ascii="Times New Roman" w:hAnsi="Times New Roman" w:cs="Times New Roman"/>
          <w:sz w:val="24"/>
          <w:szCs w:val="24"/>
          <w:lang w:val="en-US"/>
        </w:rPr>
        <w:t>es</w:t>
      </w:r>
      <w:r w:rsidRPr="0077024F">
        <w:rPr>
          <w:rFonts w:ascii="Times New Roman" w:hAnsi="Times New Roman" w:cs="Times New Roman"/>
          <w:sz w:val="24"/>
          <w:szCs w:val="24"/>
          <w:lang w:val="en-US"/>
        </w:rPr>
        <w:t xml:space="preserve"> the pattern observed </w:t>
      </w:r>
      <w:r w:rsidR="00A821FC" w:rsidRPr="0077024F">
        <w:rPr>
          <w:rFonts w:ascii="Times New Roman" w:hAnsi="Times New Roman" w:cs="Times New Roman"/>
          <w:sz w:val="24"/>
          <w:szCs w:val="24"/>
          <w:lang w:val="en-US"/>
        </w:rPr>
        <w:t>in a</w:t>
      </w:r>
      <w:r w:rsidRPr="0077024F">
        <w:rPr>
          <w:rFonts w:ascii="Times New Roman" w:hAnsi="Times New Roman" w:cs="Times New Roman"/>
          <w:sz w:val="24"/>
          <w:szCs w:val="24"/>
          <w:lang w:val="en-US"/>
        </w:rPr>
        <w:t xml:space="preserve"> previous sample </w:t>
      </w:r>
      <w:sdt>
        <w:sdtPr>
          <w:rPr>
            <w:rFonts w:ascii="Times New Roman" w:hAnsi="Times New Roman" w:cs="Times New Roman"/>
            <w:sz w:val="24"/>
            <w:szCs w:val="24"/>
            <w:lang w:val="en-US"/>
          </w:rPr>
          <w:alias w:val="To edit, see citavi.com/edit"/>
          <w:tag w:val="CitaviPlaceholder#ece145af-d1ae-4504-93c1-b6365059edd3"/>
          <w:id w:val="-968818025"/>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ZmVjY2Q3LTQ4ZjEtNDUyMC04ODUwLTRkOGZiMGNkYTJlMyIsIlJhbmdlTGVuZ3RoIjoyLCJSZWZlcmVuY2VJZCI6IjNjNTgyMGUyLTI3ZTktNDU1Ny05OGRiLWI5NTVhMmY2ZTVkNCIsIlBlcnNvbk9ubHkiOnRydWU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ZWNlMTQ1YWYtZDFhZS00NTA0LTkzYzEtYjYzNjUwNTllZGQzIiwiVGV4dCI6IjE0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r w:rsidR="00F812AC" w:rsidRPr="0077024F">
            <w:rPr>
              <w:rFonts w:ascii="Times New Roman" w:hAnsi="Times New Roman" w:cs="Times New Roman"/>
              <w:sz w:val="24"/>
              <w:szCs w:val="24"/>
              <w:lang w:val="en-US"/>
            </w:rPr>
            <w:t>.</w:t>
          </w:r>
        </w:sdtContent>
      </w:sdt>
      <w:r w:rsidRPr="0077024F">
        <w:rPr>
          <w:rFonts w:ascii="Times New Roman" w:hAnsi="Times New Roman" w:cs="Times New Roman"/>
          <w:sz w:val="24"/>
          <w:szCs w:val="24"/>
          <w:lang w:val="en-US"/>
        </w:rPr>
        <w:t xml:space="preserve"> </w:t>
      </w:r>
      <w:r w:rsidR="00F812AC" w:rsidRPr="0077024F">
        <w:rPr>
          <w:rFonts w:ascii="Times New Roman" w:hAnsi="Times New Roman" w:cs="Times New Roman"/>
          <w:sz w:val="24"/>
          <w:szCs w:val="24"/>
          <w:lang w:val="en-US"/>
        </w:rPr>
        <w:t xml:space="preserve">Thus, the link between auditory sensitivity and vocal emotion </w:t>
      </w:r>
      <w:r w:rsidR="001241B7" w:rsidRPr="0077024F">
        <w:rPr>
          <w:rFonts w:ascii="Times New Roman" w:hAnsi="Times New Roman" w:cs="Times New Roman"/>
          <w:sz w:val="24"/>
          <w:szCs w:val="24"/>
          <w:lang w:val="en-US"/>
        </w:rPr>
        <w:t>recognition</w:t>
      </w:r>
      <w:r w:rsidR="00F812AC" w:rsidRPr="0077024F">
        <w:rPr>
          <w:rFonts w:ascii="Times New Roman" w:hAnsi="Times New Roman" w:cs="Times New Roman"/>
          <w:sz w:val="24"/>
          <w:szCs w:val="24"/>
          <w:lang w:val="en-US"/>
        </w:rPr>
        <w:t xml:space="preserve"> seems to be highly comparable across professional musicians, non-musicians and amateurs. </w:t>
      </w:r>
    </w:p>
    <w:p w14:paraId="09BCFBC8" w14:textId="43DD1C18"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3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35C40388" w14:textId="77777777" w:rsidR="00D10658" w:rsidRPr="0077024F" w:rsidRDefault="00D10658" w:rsidP="000A2FEC">
      <w:pPr>
        <w:spacing w:line="480" w:lineRule="auto"/>
        <w:rPr>
          <w:rFonts w:ascii="Times New Roman" w:hAnsi="Times New Roman" w:cs="Times New Roman"/>
          <w:sz w:val="24"/>
          <w:szCs w:val="24"/>
          <w:lang w:val="en-US"/>
        </w:rPr>
      </w:pPr>
    </w:p>
    <w:p w14:paraId="298BDF72" w14:textId="75D98AFA" w:rsidR="002B035F" w:rsidRPr="0077024F" w:rsidRDefault="00F812AC" w:rsidP="00D60F72">
      <w:pPr>
        <w:spacing w:line="480" w:lineRule="auto"/>
        <w:rPr>
          <w:rFonts w:ascii="Times New Roman" w:hAnsi="Times New Roman" w:cs="Times New Roman"/>
          <w:color w:val="C00000"/>
          <w:sz w:val="24"/>
          <w:szCs w:val="24"/>
          <w:lang w:val="en-US"/>
        </w:rPr>
      </w:pPr>
      <w:bookmarkStart w:id="41" w:name="_Hlk207895685"/>
      <w:r w:rsidRPr="0077024F">
        <w:rPr>
          <w:rFonts w:ascii="Times New Roman" w:hAnsi="Times New Roman" w:cs="Times New Roman"/>
          <w:sz w:val="24"/>
          <w:szCs w:val="24"/>
          <w:lang w:val="en-US"/>
        </w:rPr>
        <w:lastRenderedPageBreak/>
        <w:t xml:space="preserve">In contrast, we found no </w:t>
      </w:r>
      <w:r w:rsidR="00154FBD" w:rsidRPr="0077024F">
        <w:rPr>
          <w:rFonts w:ascii="Times New Roman" w:hAnsi="Times New Roman" w:cs="Times New Roman"/>
          <w:sz w:val="24"/>
          <w:szCs w:val="24"/>
          <w:lang w:val="en-US"/>
        </w:rPr>
        <w:t>links</w:t>
      </w:r>
      <w:r w:rsidRPr="0077024F">
        <w:rPr>
          <w:rFonts w:ascii="Times New Roman" w:hAnsi="Times New Roman" w:cs="Times New Roman"/>
          <w:sz w:val="24"/>
          <w:szCs w:val="24"/>
          <w:lang w:val="en-US"/>
        </w:rPr>
        <w:t xml:space="preserve"> between vocal emotion recognition performance and self-rated musicality</w:t>
      </w:r>
      <w:bookmarkEnd w:id="41"/>
      <w:r w:rsidRPr="0077024F">
        <w:rPr>
          <w:rFonts w:ascii="Times New Roman" w:hAnsi="Times New Roman" w:cs="Times New Roman"/>
          <w:sz w:val="24"/>
          <w:szCs w:val="24"/>
          <w:lang w:val="en-US"/>
        </w:rPr>
        <w:t xml:space="preserve">, as measured by the Gold-MSI (all correlations ≤ 0.21, </w:t>
      </w:r>
      <w:proofErr w:type="spellStart"/>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s</w:t>
      </w:r>
      <w:proofErr w:type="spellEnd"/>
      <w:r w:rsidRPr="0077024F">
        <w:rPr>
          <w:rFonts w:ascii="Times New Roman" w:hAnsi="Times New Roman" w:cs="Times New Roman"/>
          <w:sz w:val="24"/>
          <w:szCs w:val="24"/>
          <w:lang w:val="en-US"/>
        </w:rPr>
        <w:t xml:space="preserve"> ≥ .051, both with and without correction for formal musical education, </w:t>
      </w:r>
      <w:r w:rsidRPr="0077024F">
        <w:rPr>
          <w:rFonts w:ascii="Times New Roman" w:hAnsi="Times New Roman" w:cs="Times New Roman"/>
          <w:color w:val="000000" w:themeColor="text1"/>
          <w:sz w:val="24"/>
          <w:szCs w:val="24"/>
          <w:lang w:val="en-US"/>
        </w:rPr>
        <w:t xml:space="preserve">details on </w:t>
      </w:r>
      <w:r w:rsidR="008E2C25" w:rsidRPr="0077024F">
        <w:rPr>
          <w:rFonts w:ascii="Times New Roman" w:hAnsi="Times New Roman" w:cs="Times New Roman"/>
          <w:color w:val="000000" w:themeColor="text1"/>
          <w:sz w:val="24"/>
          <w:szCs w:val="24"/>
          <w:lang w:val="en-US"/>
        </w:rPr>
        <w:t xml:space="preserve">Tables S11 and S12 on </w:t>
      </w:r>
      <w:r w:rsidRPr="0077024F">
        <w:rPr>
          <w:rFonts w:ascii="Times New Roman" w:hAnsi="Times New Roman" w:cs="Times New Roman"/>
          <w:color w:val="000000" w:themeColor="text1"/>
          <w:sz w:val="24"/>
          <w:szCs w:val="24"/>
          <w:lang w:val="en-US"/>
        </w:rPr>
        <w:t>OSF). Thus, for amateurs, we could not replicate the link</w:t>
      </w:r>
      <w:r w:rsidRPr="0077024F">
        <w:rPr>
          <w:rFonts w:ascii="Times New Roman" w:hAnsi="Times New Roman" w:cs="Times New Roman"/>
          <w:sz w:val="24"/>
          <w:szCs w:val="24"/>
          <w:lang w:val="en-US"/>
        </w:rPr>
        <w:t xml:space="preserve"> with self-rated musical sophistication, perception and singing abilities</w:t>
      </w:r>
      <w:r w:rsidR="002F6B62"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which we observed in our previous sample of professional musicians and non-musicians. Therefore, w</w:t>
      </w:r>
      <w:r w:rsidR="000A2FEC" w:rsidRPr="0077024F">
        <w:rPr>
          <w:rFonts w:ascii="Times New Roman" w:hAnsi="Times New Roman" w:cs="Times New Roman"/>
          <w:sz w:val="24"/>
          <w:szCs w:val="24"/>
          <w:lang w:val="en-US"/>
        </w:rPr>
        <w:t>e found evidence for our hypotheses H</w:t>
      </w:r>
      <w:r w:rsidR="008E2C25" w:rsidRPr="0077024F">
        <w:rPr>
          <w:rFonts w:ascii="Times New Roman" w:hAnsi="Times New Roman" w:cs="Times New Roman"/>
          <w:sz w:val="24"/>
          <w:szCs w:val="24"/>
          <w:lang w:val="en-US"/>
        </w:rPr>
        <w:t>3</w:t>
      </w:r>
      <w:r w:rsidR="00DB7423" w:rsidRPr="0077024F">
        <w:rPr>
          <w:rFonts w:ascii="Times New Roman" w:hAnsi="Times New Roman" w:cs="Times New Roman"/>
          <w:sz w:val="24"/>
          <w:szCs w:val="24"/>
          <w:lang w:val="en-US"/>
        </w:rPr>
        <w:t>a</w:t>
      </w:r>
      <w:r w:rsidR="000A2FEC" w:rsidRPr="0077024F">
        <w:rPr>
          <w:rFonts w:ascii="Times New Roman" w:hAnsi="Times New Roman" w:cs="Times New Roman"/>
          <w:sz w:val="24"/>
          <w:szCs w:val="24"/>
          <w:lang w:val="en-US"/>
        </w:rPr>
        <w:t xml:space="preserve"> and H</w:t>
      </w:r>
      <w:r w:rsidR="00DB7423" w:rsidRPr="0077024F">
        <w:rPr>
          <w:rFonts w:ascii="Times New Roman" w:hAnsi="Times New Roman" w:cs="Times New Roman"/>
          <w:sz w:val="24"/>
          <w:szCs w:val="24"/>
          <w:lang w:val="en-US"/>
        </w:rPr>
        <w:t>3b</w:t>
      </w:r>
      <w:r w:rsidR="000A2FEC" w:rsidRPr="0077024F">
        <w:rPr>
          <w:rFonts w:ascii="Times New Roman" w:hAnsi="Times New Roman" w:cs="Times New Roman"/>
          <w:sz w:val="24"/>
          <w:szCs w:val="24"/>
          <w:lang w:val="en-US"/>
        </w:rPr>
        <w:t>, but not for hypotheses H</w:t>
      </w:r>
      <w:r w:rsidR="00DB7423" w:rsidRPr="0077024F">
        <w:rPr>
          <w:rFonts w:ascii="Times New Roman" w:hAnsi="Times New Roman" w:cs="Times New Roman"/>
          <w:sz w:val="24"/>
          <w:szCs w:val="24"/>
          <w:lang w:val="en-US"/>
        </w:rPr>
        <w:t>3c</w:t>
      </w:r>
      <w:r w:rsidR="000A2FEC" w:rsidRPr="0077024F">
        <w:rPr>
          <w:rFonts w:ascii="Times New Roman" w:hAnsi="Times New Roman" w:cs="Times New Roman"/>
          <w:sz w:val="24"/>
          <w:szCs w:val="24"/>
          <w:lang w:val="en-US"/>
        </w:rPr>
        <w:t xml:space="preserve"> – </w:t>
      </w:r>
      <w:r w:rsidR="00DB7423" w:rsidRPr="0077024F">
        <w:rPr>
          <w:rFonts w:ascii="Times New Roman" w:hAnsi="Times New Roman" w:cs="Times New Roman"/>
          <w:sz w:val="24"/>
          <w:szCs w:val="24"/>
          <w:lang w:val="en-US"/>
        </w:rPr>
        <w:t>H3</w:t>
      </w:r>
      <w:r w:rsidR="004E3261" w:rsidRPr="0077024F">
        <w:rPr>
          <w:rFonts w:ascii="Times New Roman" w:hAnsi="Times New Roman" w:cs="Times New Roman"/>
          <w:sz w:val="24"/>
          <w:szCs w:val="24"/>
          <w:lang w:val="en-US"/>
        </w:rPr>
        <w:t>e</w:t>
      </w:r>
      <w:r w:rsidR="000A2FEC" w:rsidRPr="0077024F">
        <w:rPr>
          <w:rFonts w:ascii="Times New Roman" w:hAnsi="Times New Roman" w:cs="Times New Roman"/>
          <w:sz w:val="24"/>
          <w:szCs w:val="24"/>
          <w:lang w:val="en-US"/>
        </w:rPr>
        <w:t xml:space="preserve">. </w:t>
      </w:r>
    </w:p>
    <w:p w14:paraId="208E389E" w14:textId="2FD18A31" w:rsidR="001C3DE0" w:rsidRPr="0077024F" w:rsidRDefault="001C3DE0" w:rsidP="00D93F94">
      <w:pPr>
        <w:pStyle w:val="berschrift2"/>
        <w:numPr>
          <w:ilvl w:val="0"/>
          <w:numId w:val="0"/>
        </w:numPr>
        <w:spacing w:line="480" w:lineRule="auto"/>
        <w:ind w:left="567"/>
        <w:rPr>
          <w:rFonts w:ascii="Times New Roman" w:hAnsi="Times New Roman" w:cs="Times New Roman"/>
          <w:sz w:val="24"/>
          <w:szCs w:val="24"/>
          <w:lang w:val="en-US"/>
        </w:rPr>
      </w:pPr>
      <w:r w:rsidRPr="0077024F">
        <w:rPr>
          <w:rFonts w:ascii="Times New Roman" w:hAnsi="Times New Roman" w:cs="Times New Roman"/>
          <w:sz w:val="24"/>
          <w:szCs w:val="24"/>
          <w:lang w:val="en-US"/>
        </w:rPr>
        <w:t>Part I</w:t>
      </w:r>
      <w:r w:rsidRPr="0077024F">
        <w:rPr>
          <w:rFonts w:ascii="Times New Roman" w:hAnsi="Times New Roman" w:cs="Times New Roman"/>
          <w:sz w:val="24"/>
          <w:szCs w:val="24"/>
          <w:lang w:val="en-US"/>
        </w:rPr>
        <w:t>II</w:t>
      </w:r>
      <w:r w:rsidRPr="0077024F">
        <w:rPr>
          <w:rFonts w:ascii="Times New Roman" w:hAnsi="Times New Roman" w:cs="Times New Roman"/>
          <w:sz w:val="24"/>
          <w:szCs w:val="24"/>
          <w:lang w:val="en-US"/>
        </w:rPr>
        <w:t>: Comparison of professionals, amateurs and non-musicians</w:t>
      </w:r>
    </w:p>
    <w:p w14:paraId="18874DDE" w14:textId="47438F32" w:rsidR="0024516D" w:rsidRPr="0077024F" w:rsidRDefault="00996D3D" w:rsidP="00D60F72">
      <w:pPr>
        <w:spacing w:line="480" w:lineRule="auto"/>
        <w:rPr>
          <w:rFonts w:ascii="Times New Roman" w:hAnsi="Times New Roman" w:cs="Times New Roman"/>
          <w:color w:val="C00000"/>
          <w:sz w:val="24"/>
          <w:szCs w:val="24"/>
          <w:lang w:val="en-US"/>
        </w:rPr>
      </w:pPr>
      <w:r w:rsidRPr="0077024F">
        <w:rPr>
          <w:rFonts w:ascii="Times New Roman" w:hAnsi="Times New Roman" w:cs="Times New Roman"/>
          <w:sz w:val="24"/>
          <w:szCs w:val="24"/>
          <w:lang w:val="en-US"/>
        </w:rPr>
        <w:t xml:space="preserve">In the third part, we compared amateur musicians to both professional musicians </w:t>
      </w:r>
      <w:r w:rsidR="002A3565" w:rsidRPr="0077024F">
        <w:rPr>
          <w:rFonts w:ascii="Times New Roman" w:hAnsi="Times New Roman" w:cs="Times New Roman"/>
          <w:sz w:val="24"/>
          <w:szCs w:val="24"/>
          <w:lang w:val="en-US"/>
        </w:rPr>
        <w:t>and</w:t>
      </w:r>
      <w:r w:rsidRPr="0077024F">
        <w:rPr>
          <w:rFonts w:ascii="Times New Roman" w:hAnsi="Times New Roman" w:cs="Times New Roman"/>
          <w:sz w:val="24"/>
          <w:szCs w:val="24"/>
          <w:lang w:val="en-US"/>
        </w:rPr>
        <w:t xml:space="preserve"> non-musicians.</w:t>
      </w:r>
      <w:r w:rsidR="00F812AC" w:rsidRPr="0077024F">
        <w:rPr>
          <w:rFonts w:ascii="Times New Roman" w:hAnsi="Times New Roman" w:cs="Times New Roman"/>
          <w:sz w:val="24"/>
          <w:szCs w:val="24"/>
          <w:lang w:val="en-US"/>
        </w:rPr>
        <w:t xml:space="preserve"> </w:t>
      </w:r>
      <w:bookmarkStart w:id="42" w:name="_Hlk207986505"/>
      <w:r w:rsidR="00AA30DD" w:rsidRPr="0077024F">
        <w:rPr>
          <w:rFonts w:ascii="Times New Roman" w:hAnsi="Times New Roman" w:cs="Times New Roman"/>
          <w:sz w:val="24"/>
          <w:szCs w:val="24"/>
          <w:lang w:val="en-US"/>
        </w:rPr>
        <w:t>Mostly, w</w:t>
      </w:r>
      <w:r w:rsidR="00F812AC" w:rsidRPr="0077024F">
        <w:rPr>
          <w:rFonts w:ascii="Times New Roman" w:hAnsi="Times New Roman" w:cs="Times New Roman"/>
          <w:sz w:val="24"/>
          <w:szCs w:val="24"/>
          <w:lang w:val="en-US"/>
        </w:rPr>
        <w:t xml:space="preserve">e </w:t>
      </w:r>
      <w:r w:rsidRPr="0077024F">
        <w:rPr>
          <w:rFonts w:ascii="Times New Roman" w:hAnsi="Times New Roman" w:cs="Times New Roman"/>
          <w:sz w:val="24"/>
          <w:szCs w:val="24"/>
          <w:lang w:val="en-US"/>
        </w:rPr>
        <w:t xml:space="preserve">predicted that amateurs and professional musicians would be comparable regarding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r w:rsidR="0024516D" w:rsidRPr="0077024F">
        <w:rPr>
          <w:rFonts w:ascii="Times New Roman" w:hAnsi="Times New Roman" w:cs="Times New Roman"/>
          <w:sz w:val="24"/>
          <w:szCs w:val="24"/>
          <w:lang w:val="en-US"/>
        </w:rPr>
        <w:t xml:space="preserve">However, as </w:t>
      </w:r>
      <w:r w:rsidR="00AA30DD" w:rsidRPr="0077024F">
        <w:rPr>
          <w:rFonts w:ascii="Times New Roman" w:hAnsi="Times New Roman" w:cs="Times New Roman"/>
          <w:sz w:val="24"/>
          <w:szCs w:val="24"/>
          <w:lang w:val="en-US"/>
        </w:rPr>
        <w:t>previous</w:t>
      </w:r>
      <w:r w:rsidR="0024516D" w:rsidRPr="0077024F">
        <w:rPr>
          <w:rFonts w:ascii="Times New Roman" w:hAnsi="Times New Roman" w:cs="Times New Roman"/>
          <w:sz w:val="24"/>
          <w:szCs w:val="24"/>
          <w:lang w:val="en-US"/>
        </w:rPr>
        <w:t xml:space="preserve"> evidence reviewed above showed that amateurs can differ from professionals in cognitive abilities which could be linked to emotional sensitivity, we also considered the option that amateurs could be more proficient at making emotional inferences than professionals</w:t>
      </w:r>
      <w:r w:rsidR="00AA30DD" w:rsidRPr="0077024F">
        <w:rPr>
          <w:rFonts w:ascii="Times New Roman" w:hAnsi="Times New Roman" w:cs="Times New Roman"/>
          <w:sz w:val="24"/>
          <w:szCs w:val="24"/>
          <w:lang w:val="en-US"/>
        </w:rPr>
        <w:t>, reflected in</w:t>
      </w:r>
      <w:r w:rsidR="003346A7" w:rsidRPr="0077024F">
        <w:rPr>
          <w:rFonts w:ascii="Times New Roman" w:hAnsi="Times New Roman" w:cs="Times New Roman"/>
          <w:sz w:val="24"/>
          <w:szCs w:val="24"/>
          <w:lang w:val="en-US"/>
        </w:rPr>
        <w:t xml:space="preserve"> </w:t>
      </w:r>
      <w:r w:rsidR="00AA30DD" w:rsidRPr="0077024F">
        <w:rPr>
          <w:rFonts w:ascii="Times New Roman" w:hAnsi="Times New Roman" w:cs="Times New Roman"/>
          <w:sz w:val="24"/>
          <w:szCs w:val="24"/>
          <w:lang w:val="en-US"/>
        </w:rPr>
        <w:t>H</w:t>
      </w:r>
      <w:r w:rsidR="00DB7423" w:rsidRPr="0077024F">
        <w:rPr>
          <w:rFonts w:ascii="Times New Roman" w:hAnsi="Times New Roman" w:cs="Times New Roman"/>
          <w:sz w:val="24"/>
          <w:szCs w:val="24"/>
          <w:lang w:val="en-US"/>
        </w:rPr>
        <w:t>5</w:t>
      </w:r>
      <w:r w:rsidR="00AA30DD" w:rsidRPr="0077024F">
        <w:rPr>
          <w:rFonts w:ascii="Times New Roman" w:hAnsi="Times New Roman" w:cs="Times New Roman"/>
          <w:sz w:val="24"/>
          <w:szCs w:val="24"/>
          <w:lang w:val="en-US"/>
        </w:rPr>
        <w:t xml:space="preserve"> below</w:t>
      </w:r>
      <w:r w:rsidR="0024516D" w:rsidRPr="0077024F">
        <w:rPr>
          <w:rFonts w:ascii="Times New Roman" w:hAnsi="Times New Roman" w:cs="Times New Roman"/>
          <w:sz w:val="24"/>
          <w:szCs w:val="24"/>
          <w:lang w:val="en-US"/>
        </w:rPr>
        <w:t>.</w:t>
      </w:r>
      <w:r w:rsidR="00AA30DD" w:rsidRPr="0077024F">
        <w:rPr>
          <w:rFonts w:ascii="Times New Roman" w:hAnsi="Times New Roman" w:cs="Times New Roman"/>
          <w:sz w:val="24"/>
          <w:szCs w:val="24"/>
          <w:lang w:val="en-US"/>
        </w:rPr>
        <w:t xml:space="preserve"> </w:t>
      </w:r>
      <w:bookmarkEnd w:id="42"/>
      <w:r w:rsidR="0024516D" w:rsidRPr="0077024F">
        <w:rPr>
          <w:rFonts w:ascii="Times New Roman" w:hAnsi="Times New Roman" w:cs="Times New Roman"/>
          <w:sz w:val="24"/>
          <w:szCs w:val="24"/>
          <w:lang w:val="en-US"/>
        </w:rPr>
        <w:t>Compared to our group of non-musicians</w:t>
      </w:r>
      <w:r w:rsidR="00AA30DD" w:rsidRPr="0077024F">
        <w:rPr>
          <w:rFonts w:ascii="Times New Roman" w:hAnsi="Times New Roman" w:cs="Times New Roman"/>
          <w:sz w:val="24"/>
          <w:szCs w:val="24"/>
          <w:lang w:val="en-US"/>
        </w:rPr>
        <w:t xml:space="preserve"> (H</w:t>
      </w:r>
      <w:r w:rsidR="00DB7423" w:rsidRPr="0077024F">
        <w:rPr>
          <w:rFonts w:ascii="Times New Roman" w:hAnsi="Times New Roman" w:cs="Times New Roman"/>
          <w:sz w:val="24"/>
          <w:szCs w:val="24"/>
          <w:lang w:val="en-US"/>
        </w:rPr>
        <w:t>4</w:t>
      </w:r>
      <w:r w:rsidR="00AA30DD" w:rsidRPr="0077024F">
        <w:rPr>
          <w:rFonts w:ascii="Times New Roman" w:hAnsi="Times New Roman" w:cs="Times New Roman"/>
          <w:sz w:val="24"/>
          <w:szCs w:val="24"/>
          <w:lang w:val="en-US"/>
        </w:rPr>
        <w:t>)</w:t>
      </w:r>
      <w:r w:rsidR="0024516D" w:rsidRPr="0077024F">
        <w:rPr>
          <w:rFonts w:ascii="Times New Roman" w:hAnsi="Times New Roman" w:cs="Times New Roman"/>
          <w:sz w:val="24"/>
          <w:szCs w:val="24"/>
          <w:lang w:val="en-US"/>
        </w:rPr>
        <w:t>, we assumed that amateurs would outperform them when emotion</w:t>
      </w:r>
      <w:r w:rsidR="00A821FC" w:rsidRPr="0077024F">
        <w:rPr>
          <w:rFonts w:ascii="Times New Roman" w:hAnsi="Times New Roman" w:cs="Times New Roman"/>
          <w:sz w:val="24"/>
          <w:szCs w:val="24"/>
          <w:lang w:val="en-US"/>
        </w:rPr>
        <w:t>s</w:t>
      </w:r>
      <w:r w:rsidR="0024516D" w:rsidRPr="0077024F">
        <w:rPr>
          <w:rFonts w:ascii="Times New Roman" w:hAnsi="Times New Roman" w:cs="Times New Roman"/>
          <w:sz w:val="24"/>
          <w:szCs w:val="24"/>
          <w:lang w:val="en-US"/>
        </w:rPr>
        <w:t xml:space="preserve"> were expressed via full emotion cues and F0 cues only, but not timbre, because this is exactly the pattern we observed for </w:t>
      </w:r>
      <w:r w:rsidR="00A821FC" w:rsidRPr="0077024F">
        <w:rPr>
          <w:rFonts w:ascii="Times New Roman" w:hAnsi="Times New Roman" w:cs="Times New Roman"/>
          <w:sz w:val="24"/>
          <w:szCs w:val="24"/>
          <w:lang w:val="en-US"/>
        </w:rPr>
        <w:t xml:space="preserve">the comparison of </w:t>
      </w:r>
      <w:r w:rsidR="0024516D" w:rsidRPr="0077024F">
        <w:rPr>
          <w:rFonts w:ascii="Times New Roman" w:hAnsi="Times New Roman" w:cs="Times New Roman"/>
          <w:sz w:val="24"/>
          <w:szCs w:val="24"/>
          <w:lang w:val="en-US"/>
        </w:rPr>
        <w:t xml:space="preserve">professional musicians </w:t>
      </w:r>
      <w:r w:rsidR="00A821FC" w:rsidRPr="0077024F">
        <w:rPr>
          <w:rFonts w:ascii="Times New Roman" w:hAnsi="Times New Roman" w:cs="Times New Roman"/>
          <w:sz w:val="24"/>
          <w:szCs w:val="24"/>
          <w:lang w:val="en-US"/>
        </w:rPr>
        <w:t xml:space="preserve">and non-musicians </w:t>
      </w:r>
      <w:r w:rsidR="0024516D" w:rsidRPr="0077024F">
        <w:rPr>
          <w:rFonts w:ascii="Times New Roman" w:hAnsi="Times New Roman" w:cs="Times New Roman"/>
          <w:sz w:val="24"/>
          <w:szCs w:val="24"/>
          <w:lang w:val="en-US"/>
        </w:rPr>
        <w:t>in</w:t>
      </w:r>
      <w:r w:rsidR="00B7407C" w:rsidRPr="0077024F">
        <w:rPr>
          <w:rFonts w:ascii="Times New Roman" w:hAnsi="Times New Roman" w:cs="Times New Roman"/>
          <w:sz w:val="24"/>
          <w:szCs w:val="24"/>
          <w:lang w:val="en-US"/>
        </w:rPr>
        <w:t xml:space="preserve"> </w:t>
      </w:r>
      <w:ins w:id="43" w:author="christine.nussbaum" w:date="2025-10-17T09:06:00Z" w16du:dateUtc="2025-10-17T07:06:00Z">
        <w:r w:rsidR="00B7407C" w:rsidRPr="0077024F">
          <w:rPr>
            <w:rFonts w:ascii="Times New Roman" w:hAnsi="Times New Roman" w:cs="Times New Roman"/>
            <w:sz w:val="24"/>
            <w:szCs w:val="24"/>
            <w:lang w:val="en-US"/>
          </w:rPr>
          <w:t>Nussbaum et al. 2024</w:t>
        </w:r>
      </w:ins>
      <w:sdt>
        <w:sdtPr>
          <w:rPr>
            <w:rFonts w:ascii="Times New Roman" w:hAnsi="Times New Roman" w:cs="Times New Roman"/>
            <w:sz w:val="24"/>
            <w:szCs w:val="24"/>
            <w:lang w:val="en-US"/>
          </w:rPr>
          <w:alias w:val="To edit, see citavi.com/edit"/>
          <w:tag w:val="CitaviPlaceholder#7af2c47c-e7ad-45d0-89ed-601c125407a2"/>
          <w:id w:val="-227923255"/>
          <w:placeholder>
            <w:docPart w:val="401CBBFA831942AFAB47B91A557152C8"/>
          </w:placeholder>
        </w:sdtPr>
        <w:sdtContent>
          <w:r w:rsidR="0024516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IwYmZkY2NhLTk0OGMtNGZmNS04ODg4LTFmM2NmZDFmZDA5MSIsIkVudHJpZXMiOlt7IiRpZCI6IjIiLCIkdHlwZSI6IlN3aXNzQWNhZGVtaWMuQ2l0YXZpLkNpdGF0aW9ucy5Xb3JkUGxhY2Vob2xkZXJFbnRyeSwgU3dpc3NBY2FkZW1pYy5DaXRhdmkiLCJJZCI6IjgzMDczNjg2LTJlZTQtNGFjZS04ODU4LWY0NzNhOGUxODU1OC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dhZjJjNDdjLWU3YWQtNDVkMC04OWVkLTYwMWMxMjU0MDdhMiIsIlRleHQiOiIxNCIsIldBSVZlcnNpb24iOiI2LjExLjAuMCJ9}</w:instrText>
          </w:r>
          <w:r w:rsidR="0024516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24516D" w:rsidRPr="0077024F">
            <w:rPr>
              <w:rFonts w:ascii="Times New Roman" w:hAnsi="Times New Roman" w:cs="Times New Roman"/>
              <w:sz w:val="24"/>
              <w:szCs w:val="24"/>
              <w:lang w:val="en-US"/>
            </w:rPr>
            <w:fldChar w:fldCharType="end"/>
          </w:r>
        </w:sdtContent>
      </w:sdt>
      <w:r w:rsidR="0024516D" w:rsidRPr="0077024F">
        <w:rPr>
          <w:rFonts w:ascii="Times New Roman" w:hAnsi="Times New Roman" w:cs="Times New Roman"/>
          <w:sz w:val="24"/>
          <w:szCs w:val="24"/>
          <w:lang w:val="en-US"/>
        </w:rPr>
        <w:t>.</w:t>
      </w:r>
    </w:p>
    <w:p w14:paraId="2DB2E29C" w14:textId="0C987257" w:rsidR="009A6ED6" w:rsidRPr="0077024F" w:rsidRDefault="00D93F94" w:rsidP="00D93F94">
      <w:pPr>
        <w:pStyle w:val="berschrift3"/>
        <w:numPr>
          <w:ilvl w:val="0"/>
          <w:numId w:val="0"/>
        </w:numPr>
        <w:spacing w:line="480" w:lineRule="auto"/>
        <w:rPr>
          <w:rFonts w:ascii="Times New Roman" w:hAnsi="Times New Roman" w:cs="Times New Roman"/>
          <w:lang w:val="en-US"/>
        </w:rPr>
      </w:pPr>
      <w:r w:rsidRPr="0077024F">
        <w:rPr>
          <w:rFonts w:ascii="Times New Roman" w:hAnsi="Times New Roman" w:cs="Times New Roman"/>
          <w:lang w:val="en-US"/>
        </w:rPr>
        <w:tab/>
      </w:r>
      <w:r w:rsidR="009A6ED6" w:rsidRPr="0077024F">
        <w:rPr>
          <w:rFonts w:ascii="Times New Roman" w:hAnsi="Times New Roman" w:cs="Times New Roman"/>
          <w:lang w:val="en-US"/>
        </w:rPr>
        <w:t xml:space="preserve">Hypotheses </w:t>
      </w:r>
    </w:p>
    <w:p w14:paraId="2C5450E3" w14:textId="29DC2CED" w:rsidR="002B035F" w:rsidRPr="0077024F" w:rsidRDefault="002B035F" w:rsidP="001E135D">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DB7423" w:rsidRPr="0077024F">
        <w:rPr>
          <w:rFonts w:ascii="Times New Roman" w:hAnsi="Times New Roman" w:cs="Times New Roman"/>
          <w:b/>
          <w:sz w:val="24"/>
          <w:szCs w:val="24"/>
          <w:lang w:val="en-US"/>
        </w:rPr>
        <w:t>4</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Amateur musicians outperform non-musicians in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in the Full and in the F0 condition. </w:t>
      </w:r>
    </w:p>
    <w:p w14:paraId="04144233" w14:textId="4319F6AF" w:rsidR="00CB65B4" w:rsidRPr="0077024F" w:rsidRDefault="002B035F" w:rsidP="00D60F72">
      <w:pPr>
        <w:spacing w:line="480" w:lineRule="auto"/>
        <w:rPr>
          <w:rFonts w:ascii="Times New Roman" w:hAnsi="Times New Roman" w:cs="Times New Roman"/>
          <w:sz w:val="24"/>
          <w:szCs w:val="24"/>
          <w:lang w:val="en-US"/>
        </w:rPr>
      </w:pPr>
      <w:r w:rsidRPr="0077024F">
        <w:rPr>
          <w:rFonts w:ascii="Times New Roman" w:hAnsi="Times New Roman" w:cs="Times New Roman"/>
          <w:b/>
          <w:sz w:val="24"/>
          <w:szCs w:val="24"/>
          <w:lang w:val="en-US"/>
        </w:rPr>
        <w:t>H</w:t>
      </w:r>
      <w:r w:rsidR="00DB7423" w:rsidRPr="0077024F">
        <w:rPr>
          <w:rFonts w:ascii="Times New Roman" w:hAnsi="Times New Roman" w:cs="Times New Roman"/>
          <w:b/>
          <w:sz w:val="24"/>
          <w:szCs w:val="24"/>
          <w:lang w:val="en-US"/>
        </w:rPr>
        <w:t>5</w:t>
      </w:r>
      <w:r w:rsidRPr="0077024F">
        <w:rPr>
          <w:rFonts w:ascii="Times New Roman" w:hAnsi="Times New Roman" w:cs="Times New Roman"/>
          <w:b/>
          <w:sz w:val="24"/>
          <w:szCs w:val="24"/>
          <w:lang w:val="en-US"/>
        </w:rPr>
        <w:t>:</w:t>
      </w:r>
      <w:r w:rsidRPr="0077024F">
        <w:rPr>
          <w:rFonts w:ascii="Times New Roman" w:hAnsi="Times New Roman" w:cs="Times New Roman"/>
          <w:sz w:val="24"/>
          <w:szCs w:val="24"/>
          <w:lang w:val="en-US"/>
        </w:rPr>
        <w:t xml:space="preserve"> Amateurs perform equal or better to professional musicians in the Full and the F0 condition.</w:t>
      </w:r>
    </w:p>
    <w:p w14:paraId="025FB4FF" w14:textId="199C26EE" w:rsidR="00720685" w:rsidRPr="0077024F" w:rsidRDefault="00D93F94" w:rsidP="00D93F94">
      <w:pPr>
        <w:pStyle w:val="berschrift3"/>
        <w:numPr>
          <w:ilvl w:val="0"/>
          <w:numId w:val="0"/>
        </w:numPr>
        <w:spacing w:line="480" w:lineRule="auto"/>
        <w:rPr>
          <w:rFonts w:ascii="Times New Roman" w:hAnsi="Times New Roman" w:cs="Times New Roman"/>
          <w:lang w:val="en-US"/>
        </w:rPr>
      </w:pPr>
      <w:bookmarkStart w:id="44" w:name="_Toc200448884"/>
      <w:r w:rsidRPr="0077024F">
        <w:rPr>
          <w:rFonts w:ascii="Times New Roman" w:hAnsi="Times New Roman" w:cs="Times New Roman"/>
          <w:lang w:val="en-US"/>
        </w:rPr>
        <w:lastRenderedPageBreak/>
        <w:tab/>
      </w:r>
      <w:r w:rsidR="00720685" w:rsidRPr="0077024F">
        <w:rPr>
          <w:rFonts w:ascii="Times New Roman" w:hAnsi="Times New Roman" w:cs="Times New Roman"/>
          <w:lang w:val="en-US"/>
        </w:rPr>
        <w:t>Demography, musicality, and personality of participants</w:t>
      </w:r>
      <w:bookmarkEnd w:id="44"/>
    </w:p>
    <w:p w14:paraId="71A9E56B" w14:textId="249EFD9D" w:rsidR="00654D96" w:rsidRPr="0077024F" w:rsidRDefault="002224D9" w:rsidP="00D60F72">
      <w:pPr>
        <w:spacing w:line="480" w:lineRule="auto"/>
        <w:rPr>
          <w:rFonts w:ascii="Times New Roman" w:hAnsi="Times New Roman" w:cs="Times New Roman"/>
          <w:sz w:val="24"/>
          <w:szCs w:val="24"/>
          <w:lang w:val="en-US"/>
        </w:rPr>
      </w:pPr>
      <w:bookmarkStart w:id="45" w:name="_Hlk209531202"/>
      <w:r w:rsidRPr="0077024F">
        <w:rPr>
          <w:rFonts w:ascii="Times New Roman" w:hAnsi="Times New Roman" w:cs="Times New Roman"/>
          <w:sz w:val="24"/>
          <w:szCs w:val="24"/>
          <w:lang w:val="en-US"/>
        </w:rPr>
        <w:t xml:space="preserve">Again, we first confirmed that the groups were comparable on important individual variables. </w:t>
      </w:r>
      <w:bookmarkEnd w:id="45"/>
      <w:r w:rsidR="00720685" w:rsidRPr="0077024F">
        <w:rPr>
          <w:rFonts w:ascii="Times New Roman" w:hAnsi="Times New Roman" w:cs="Times New Roman"/>
          <w:sz w:val="24"/>
          <w:szCs w:val="24"/>
          <w:lang w:val="en-US"/>
        </w:rPr>
        <w:t>Professionals, amateurs and non-musicians did not differ in the socioeconomic status assessed via educational level (χ</w:t>
      </w:r>
      <w:proofErr w:type="gramStart"/>
      <w:r w:rsidR="00720685" w:rsidRPr="0077024F">
        <w:rPr>
          <w:rFonts w:ascii="Times New Roman" w:hAnsi="Times New Roman" w:cs="Times New Roman"/>
          <w:sz w:val="24"/>
          <w:szCs w:val="24"/>
          <w:lang w:val="en-US"/>
        </w:rPr>
        <w:t>²(</w:t>
      </w:r>
      <w:proofErr w:type="gramEnd"/>
      <w:r w:rsidR="00720685" w:rsidRPr="0077024F">
        <w:rPr>
          <w:rFonts w:ascii="Times New Roman" w:hAnsi="Times New Roman" w:cs="Times New Roman"/>
          <w:sz w:val="24"/>
          <w:szCs w:val="24"/>
          <w:lang w:val="en-US"/>
        </w:rPr>
        <w:t xml:space="preserve">6, N = 166) = 11.11, </w:t>
      </w:r>
      <w:r w:rsidR="00720685" w:rsidRPr="0077024F">
        <w:rPr>
          <w:rFonts w:ascii="Times New Roman" w:hAnsi="Times New Roman" w:cs="Times New Roman"/>
          <w:i/>
          <w:iCs/>
          <w:sz w:val="24"/>
          <w:szCs w:val="24"/>
          <w:lang w:val="en-US"/>
        </w:rPr>
        <w:t>p</w:t>
      </w:r>
      <w:r w:rsidR="00720685" w:rsidRPr="0077024F">
        <w:rPr>
          <w:rFonts w:ascii="Times New Roman" w:hAnsi="Times New Roman" w:cs="Times New Roman"/>
          <w:sz w:val="24"/>
          <w:szCs w:val="24"/>
          <w:lang w:val="en-US"/>
        </w:rPr>
        <w:t xml:space="preserve"> = .085) and highest academic degree (χ</w:t>
      </w:r>
      <w:proofErr w:type="gramStart"/>
      <w:r w:rsidR="00720685" w:rsidRPr="0077024F">
        <w:rPr>
          <w:rFonts w:ascii="Times New Roman" w:hAnsi="Times New Roman" w:cs="Times New Roman"/>
          <w:sz w:val="24"/>
          <w:szCs w:val="24"/>
          <w:lang w:val="en-US"/>
        </w:rPr>
        <w:t>²(</w:t>
      </w:r>
      <w:proofErr w:type="gramEnd"/>
      <w:r w:rsidR="00720685" w:rsidRPr="0077024F">
        <w:rPr>
          <w:rFonts w:ascii="Times New Roman" w:hAnsi="Times New Roman" w:cs="Times New Roman"/>
          <w:sz w:val="24"/>
          <w:szCs w:val="24"/>
          <w:lang w:val="en-US"/>
        </w:rPr>
        <w:t xml:space="preserve">16, N = 166) = 24.04, </w:t>
      </w:r>
      <w:r w:rsidR="00720685" w:rsidRPr="0077024F">
        <w:rPr>
          <w:rFonts w:ascii="Times New Roman" w:hAnsi="Times New Roman" w:cs="Times New Roman"/>
          <w:i/>
          <w:iCs/>
          <w:sz w:val="24"/>
          <w:szCs w:val="24"/>
          <w:lang w:val="en-US"/>
        </w:rPr>
        <w:t>p</w:t>
      </w:r>
      <w:r w:rsidR="00720685" w:rsidRPr="0077024F">
        <w:rPr>
          <w:rFonts w:ascii="Times New Roman" w:hAnsi="Times New Roman" w:cs="Times New Roman"/>
          <w:sz w:val="24"/>
          <w:szCs w:val="24"/>
          <w:lang w:val="en-US"/>
        </w:rPr>
        <w:t xml:space="preserve"> = .089). However, there were differences regarding household income (χ</w:t>
      </w:r>
      <w:proofErr w:type="gramStart"/>
      <w:r w:rsidR="00720685" w:rsidRPr="0077024F">
        <w:rPr>
          <w:rFonts w:ascii="Times New Roman" w:hAnsi="Times New Roman" w:cs="Times New Roman"/>
          <w:sz w:val="24"/>
          <w:szCs w:val="24"/>
          <w:lang w:val="en-US"/>
        </w:rPr>
        <w:t>²(</w:t>
      </w:r>
      <w:proofErr w:type="gramEnd"/>
      <w:r w:rsidR="00720685" w:rsidRPr="0077024F">
        <w:rPr>
          <w:rFonts w:ascii="Times New Roman" w:hAnsi="Times New Roman" w:cs="Times New Roman"/>
          <w:sz w:val="24"/>
          <w:szCs w:val="24"/>
          <w:lang w:val="en-US"/>
        </w:rPr>
        <w:t xml:space="preserve">8, N = 166) = 20.19, </w:t>
      </w:r>
      <w:r w:rsidR="00720685" w:rsidRPr="0077024F">
        <w:rPr>
          <w:rFonts w:ascii="Times New Roman" w:hAnsi="Times New Roman" w:cs="Times New Roman"/>
          <w:i/>
          <w:iCs/>
          <w:sz w:val="24"/>
          <w:szCs w:val="24"/>
          <w:lang w:val="en-US"/>
        </w:rPr>
        <w:t>p</w:t>
      </w:r>
      <w:r w:rsidR="00720685" w:rsidRPr="0077024F">
        <w:rPr>
          <w:rFonts w:ascii="Times New Roman" w:hAnsi="Times New Roman" w:cs="Times New Roman"/>
          <w:sz w:val="24"/>
          <w:szCs w:val="24"/>
          <w:lang w:val="en-US"/>
        </w:rPr>
        <w:t xml:space="preserve"> = .01</w:t>
      </w:r>
      <w:r w:rsidR="00B9407D" w:rsidRPr="0077024F">
        <w:rPr>
          <w:rFonts w:ascii="Times New Roman" w:hAnsi="Times New Roman" w:cs="Times New Roman"/>
          <w:sz w:val="24"/>
          <w:szCs w:val="24"/>
          <w:lang w:val="en-US"/>
        </w:rPr>
        <w:t>0</w:t>
      </w:r>
      <w:r w:rsidR="00720685" w:rsidRPr="0077024F">
        <w:rPr>
          <w:rFonts w:ascii="Times New Roman" w:hAnsi="Times New Roman" w:cs="Times New Roman"/>
          <w:sz w:val="24"/>
          <w:szCs w:val="24"/>
          <w:lang w:val="en-US"/>
        </w:rPr>
        <w:t xml:space="preserve">, </w:t>
      </w:r>
      <w:r w:rsidR="00B9407D" w:rsidRPr="0077024F">
        <w:rPr>
          <w:rFonts w:ascii="Times New Roman" w:hAnsi="Times New Roman" w:cs="Times New Roman"/>
          <w:sz w:val="24"/>
          <w:szCs w:val="24"/>
          <w:lang w:val="en-US"/>
        </w:rPr>
        <w:t>Cramer’s V</w:t>
      </w:r>
      <w:r w:rsidR="00720685" w:rsidRPr="0077024F">
        <w:rPr>
          <w:rFonts w:ascii="Times New Roman" w:hAnsi="Times New Roman" w:cs="Times New Roman"/>
          <w:sz w:val="24"/>
          <w:szCs w:val="24"/>
          <w:lang w:val="en-US"/>
        </w:rPr>
        <w:t xml:space="preserve"> = .25), with amateurs reporting higher household income than professionals and non-musicians. </w:t>
      </w:r>
    </w:p>
    <w:p w14:paraId="6D1A6321" w14:textId="696000D6" w:rsidR="00154D92" w:rsidRPr="0077024F" w:rsidRDefault="00B9407D" w:rsidP="001551DA">
      <w:pPr>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Participant characteristics are summarized in </w:t>
      </w:r>
      <w:r w:rsidRPr="0077024F">
        <w:rPr>
          <w:rFonts w:ascii="Times New Roman" w:hAnsi="Times New Roman" w:cs="Times New Roman"/>
          <w:b/>
          <w:sz w:val="24"/>
          <w:szCs w:val="24"/>
          <w:lang w:val="en-US"/>
        </w:rPr>
        <w:t xml:space="preserve">Table </w:t>
      </w:r>
      <w:r w:rsidR="001C1822" w:rsidRPr="0077024F">
        <w:rPr>
          <w:rFonts w:ascii="Times New Roman" w:hAnsi="Times New Roman" w:cs="Times New Roman"/>
          <w:b/>
          <w:sz w:val="24"/>
          <w:szCs w:val="24"/>
          <w:lang w:val="en-US"/>
        </w:rPr>
        <w:t>4</w:t>
      </w:r>
      <w:r w:rsidRPr="0077024F">
        <w:rPr>
          <w:rFonts w:ascii="Times New Roman" w:hAnsi="Times New Roman" w:cs="Times New Roman"/>
          <w:b/>
          <w:sz w:val="24"/>
          <w:szCs w:val="24"/>
          <w:lang w:val="en-US"/>
        </w:rPr>
        <w:t xml:space="preserve">. </w:t>
      </w:r>
      <w:r w:rsidRPr="0077024F">
        <w:rPr>
          <w:rFonts w:ascii="Times New Roman" w:eastAsia="Calibri" w:hAnsi="Times New Roman" w:cs="Times New Roman"/>
          <w:sz w:val="24"/>
          <w:szCs w:val="24"/>
          <w:lang w:val="en-GB"/>
        </w:rPr>
        <w:t xml:space="preserve">For a full report of statistical details, please </w:t>
      </w:r>
      <w:r w:rsidRPr="0077024F">
        <w:rPr>
          <w:rFonts w:ascii="Times New Roman" w:eastAsia="Calibri" w:hAnsi="Times New Roman" w:cs="Times New Roman"/>
          <w:color w:val="000000" w:themeColor="text1"/>
          <w:sz w:val="24"/>
          <w:szCs w:val="24"/>
          <w:lang w:val="en-GB"/>
        </w:rPr>
        <w:t xml:space="preserve">refer to </w:t>
      </w:r>
      <w:r w:rsidR="008E2C25" w:rsidRPr="0077024F">
        <w:rPr>
          <w:rFonts w:ascii="Times New Roman" w:eastAsia="Calibri" w:hAnsi="Times New Roman" w:cs="Times New Roman"/>
          <w:color w:val="000000" w:themeColor="text1"/>
          <w:sz w:val="24"/>
          <w:szCs w:val="24"/>
          <w:lang w:val="en-GB"/>
        </w:rPr>
        <w:t xml:space="preserve">Tables S13-S21 on </w:t>
      </w:r>
      <w:r w:rsidRPr="0077024F">
        <w:rPr>
          <w:rFonts w:ascii="Times New Roman" w:eastAsia="Calibri" w:hAnsi="Times New Roman" w:cs="Times New Roman"/>
          <w:color w:val="000000" w:themeColor="text1"/>
          <w:sz w:val="24"/>
          <w:szCs w:val="24"/>
          <w:lang w:val="en-GB"/>
        </w:rPr>
        <w:t>OSF.</w:t>
      </w:r>
      <w:r w:rsidRPr="0077024F">
        <w:rPr>
          <w:rFonts w:ascii="Times New Roman" w:hAnsi="Times New Roman" w:cs="Times New Roman"/>
          <w:color w:val="000000" w:themeColor="text1"/>
          <w:sz w:val="24"/>
          <w:szCs w:val="24"/>
          <w:lang w:val="en-US"/>
        </w:rPr>
        <w:t xml:space="preserve"> </w:t>
      </w:r>
      <w:r w:rsidR="00720685" w:rsidRPr="0077024F">
        <w:rPr>
          <w:rFonts w:ascii="Times New Roman" w:hAnsi="Times New Roman" w:cs="Times New Roman"/>
          <w:color w:val="000000" w:themeColor="text1"/>
          <w:sz w:val="24"/>
          <w:szCs w:val="24"/>
          <w:lang w:val="en-US"/>
        </w:rPr>
        <w:t xml:space="preserve">The groups were comparable in age as well as in positive and </w:t>
      </w:r>
      <w:r w:rsidR="00720685" w:rsidRPr="0077024F">
        <w:rPr>
          <w:rFonts w:ascii="Times New Roman" w:hAnsi="Times New Roman" w:cs="Times New Roman"/>
          <w:sz w:val="24"/>
          <w:szCs w:val="24"/>
          <w:lang w:val="en-US"/>
        </w:rPr>
        <w:t>negative affect (assessed with the PANAS). For the Big Five, analyses of variance revealed group differences for extraversion, with slightly higher levels in professionals than in amateurs</w:t>
      </w:r>
      <w:r w:rsidRPr="0077024F">
        <w:rPr>
          <w:rFonts w:ascii="Times New Roman" w:hAnsi="Times New Roman" w:cs="Times New Roman"/>
          <w:sz w:val="24"/>
          <w:szCs w:val="24"/>
          <w:lang w:val="en-US"/>
        </w:rPr>
        <w:t>.</w:t>
      </w:r>
      <w:r w:rsidR="00654D96" w:rsidRPr="0077024F">
        <w:rPr>
          <w:rFonts w:ascii="Times New Roman" w:hAnsi="Times New Roman" w:cs="Times New Roman"/>
          <w:sz w:val="24"/>
          <w:szCs w:val="24"/>
          <w:lang w:val="en-US"/>
        </w:rPr>
        <w:t xml:space="preserve"> Regarding autistic traits, the three groups did not differ in their overall score, but there were differences on several subscales. In </w:t>
      </w:r>
      <w:r w:rsidR="00DC7F1C" w:rsidRPr="0077024F">
        <w:rPr>
          <w:rFonts w:ascii="Times New Roman" w:hAnsi="Times New Roman" w:cs="Times New Roman"/>
          <w:sz w:val="24"/>
          <w:szCs w:val="24"/>
          <w:lang w:val="en-US"/>
        </w:rPr>
        <w:t>the Gold-MSI, professional musicians scored significantly higher than amateurs</w:t>
      </w:r>
      <w:r w:rsidR="00A821FC" w:rsidRPr="0077024F">
        <w:rPr>
          <w:rFonts w:ascii="Times New Roman" w:hAnsi="Times New Roman" w:cs="Times New Roman"/>
          <w:sz w:val="24"/>
          <w:szCs w:val="24"/>
          <w:lang w:val="en-US"/>
        </w:rPr>
        <w:t xml:space="preserve"> on all subscales,</w:t>
      </w:r>
      <w:r w:rsidR="00DC7F1C" w:rsidRPr="0077024F">
        <w:rPr>
          <w:rFonts w:ascii="Times New Roman" w:hAnsi="Times New Roman" w:cs="Times New Roman"/>
          <w:sz w:val="24"/>
          <w:szCs w:val="24"/>
          <w:lang w:val="en-US"/>
        </w:rPr>
        <w:t xml:space="preserve"> which in turn scored higher than non-musicians. This is a pattern (professionals &gt; amateurs &gt; non-musicians) one would expect for self-</w:t>
      </w:r>
      <w:proofErr w:type="gramStart"/>
      <w:r w:rsidR="00DC7F1C" w:rsidRPr="0077024F">
        <w:rPr>
          <w:rFonts w:ascii="Times New Roman" w:hAnsi="Times New Roman" w:cs="Times New Roman"/>
          <w:sz w:val="24"/>
          <w:szCs w:val="24"/>
          <w:lang w:val="en-US"/>
        </w:rPr>
        <w:t>rated</w:t>
      </w:r>
      <w:proofErr w:type="gramEnd"/>
      <w:r w:rsidR="00DC7F1C" w:rsidRPr="0077024F">
        <w:rPr>
          <w:rFonts w:ascii="Times New Roman" w:hAnsi="Times New Roman" w:cs="Times New Roman"/>
          <w:sz w:val="24"/>
          <w:szCs w:val="24"/>
          <w:lang w:val="en-US"/>
        </w:rPr>
        <w:t xml:space="preserve"> musicality. In the PROMS, professionals outperformed amateurs in the Pitch and Melody subtest, whereas there were no differences in the Timbre and Rhythm subtests. Amateurs performed better than non-musicians in the Pitch, Melody and Rhythm subtest but not in the Timbre subtest. Thus, a clear pattern of professionals &gt; amateurs &gt; non-musicians was only found for melody and pitch. </w:t>
      </w:r>
    </w:p>
    <w:p w14:paraId="21F81A48" w14:textId="23101A6E"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4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230D0D14" w14:textId="77777777" w:rsidR="00EC7FF3" w:rsidRPr="0077024F" w:rsidRDefault="00EC7FF3" w:rsidP="001551DA">
      <w:pPr>
        <w:spacing w:line="480" w:lineRule="auto"/>
        <w:ind w:firstLine="708"/>
        <w:rPr>
          <w:rFonts w:ascii="Times New Roman" w:hAnsi="Times New Roman" w:cs="Times New Roman"/>
          <w:sz w:val="24"/>
          <w:szCs w:val="24"/>
          <w:lang w:val="en-US"/>
        </w:rPr>
      </w:pPr>
    </w:p>
    <w:p w14:paraId="244240AD" w14:textId="66749452" w:rsidR="00D55F31" w:rsidRPr="0077024F" w:rsidRDefault="00D93F94" w:rsidP="00D93F94">
      <w:pPr>
        <w:pStyle w:val="berschrift3"/>
        <w:numPr>
          <w:ilvl w:val="0"/>
          <w:numId w:val="0"/>
        </w:numPr>
        <w:spacing w:line="480" w:lineRule="auto"/>
        <w:contextualSpacing/>
        <w:rPr>
          <w:rFonts w:ascii="Times New Roman" w:hAnsi="Times New Roman" w:cs="Times New Roman"/>
          <w:lang w:val="en-US"/>
        </w:rPr>
      </w:pPr>
      <w:bookmarkStart w:id="46" w:name="_Toc200448885"/>
      <w:r w:rsidRPr="0077024F">
        <w:rPr>
          <w:rFonts w:ascii="Times New Roman" w:hAnsi="Times New Roman" w:cs="Times New Roman"/>
          <w:lang w:val="en-US"/>
        </w:rPr>
        <w:tab/>
      </w:r>
      <w:r w:rsidR="00D55F31" w:rsidRPr="0077024F">
        <w:rPr>
          <w:rFonts w:ascii="Times New Roman" w:hAnsi="Times New Roman" w:cs="Times New Roman"/>
          <w:lang w:val="en-US"/>
        </w:rPr>
        <w:t>Emotion classification performance</w:t>
      </w:r>
      <w:bookmarkEnd w:id="46"/>
    </w:p>
    <w:p w14:paraId="59F5E12E" w14:textId="48684D25" w:rsidR="000A403F" w:rsidRPr="0077024F" w:rsidRDefault="000A403F" w:rsidP="000A403F">
      <w:pPr>
        <w:spacing w:line="480" w:lineRule="auto"/>
        <w:contextualSpacing/>
        <w:rPr>
          <w:rFonts w:ascii="Times New Roman" w:hAnsi="Times New Roman" w:cs="Times New Roman"/>
          <w:color w:val="000000" w:themeColor="text1"/>
          <w:sz w:val="24"/>
          <w:szCs w:val="24"/>
          <w:lang w:val="en-US"/>
        </w:rPr>
      </w:pPr>
      <w:r w:rsidRPr="0077024F">
        <w:rPr>
          <w:rFonts w:ascii="Times New Roman" w:hAnsi="Times New Roman" w:cs="Times New Roman"/>
          <w:sz w:val="24"/>
          <w:szCs w:val="24"/>
          <w:lang w:val="en-US"/>
        </w:rPr>
        <w:t xml:space="preserve">The mean proportion of correct responses was submitted to an ANOVA with Emotion (Happiness, Pleasure, Fear, and Sadness) and Morph Type (Full, F0, and Timbre) as repeated </w:t>
      </w:r>
      <w:r w:rsidRPr="0077024F">
        <w:rPr>
          <w:rFonts w:ascii="Times New Roman" w:hAnsi="Times New Roman" w:cs="Times New Roman"/>
          <w:sz w:val="24"/>
          <w:szCs w:val="24"/>
          <w:lang w:val="en-US"/>
        </w:rPr>
        <w:lastRenderedPageBreak/>
        <w:t>measures factors and Group (professionals, amateurs, and non-musicians) as a between subject</w:t>
      </w:r>
      <w:r w:rsidR="00A821FC" w:rsidRPr="0077024F">
        <w:rPr>
          <w:rFonts w:ascii="Times New Roman" w:hAnsi="Times New Roman" w:cs="Times New Roman"/>
          <w:sz w:val="24"/>
          <w:szCs w:val="24"/>
          <w:lang w:val="en-US"/>
        </w:rPr>
        <w:t>s</w:t>
      </w:r>
      <w:r w:rsidR="005E7F74" w:rsidRPr="0077024F">
        <w:rPr>
          <w:rFonts w:ascii="Times New Roman" w:hAnsi="Times New Roman" w:cs="Times New Roman"/>
          <w:sz w:val="24"/>
          <w:szCs w:val="24"/>
          <w:lang w:val="en-US"/>
        </w:rPr>
        <w:t>-</w:t>
      </w:r>
      <w:r w:rsidR="001C1822" w:rsidRPr="0077024F">
        <w:rPr>
          <w:rFonts w:ascii="Times New Roman" w:hAnsi="Times New Roman" w:cs="Times New Roman"/>
          <w:sz w:val="24"/>
          <w:szCs w:val="24"/>
          <w:lang w:val="en-US"/>
        </w:rPr>
        <w:t>f</w:t>
      </w:r>
      <w:r w:rsidRPr="0077024F">
        <w:rPr>
          <w:rFonts w:ascii="Times New Roman" w:hAnsi="Times New Roman" w:cs="Times New Roman"/>
          <w:sz w:val="24"/>
          <w:szCs w:val="24"/>
          <w:lang w:val="en-US"/>
        </w:rPr>
        <w:t xml:space="preserve">actor (see </w:t>
      </w:r>
      <w:r w:rsidRPr="0077024F">
        <w:rPr>
          <w:rFonts w:ascii="Times New Roman" w:hAnsi="Times New Roman" w:cs="Times New Roman"/>
          <w:b/>
          <w:sz w:val="24"/>
          <w:szCs w:val="24"/>
          <w:lang w:val="en-US"/>
        </w:rPr>
        <w:t xml:space="preserve">Table </w:t>
      </w:r>
      <w:r w:rsidR="001C1822" w:rsidRPr="0077024F">
        <w:rPr>
          <w:rFonts w:ascii="Times New Roman" w:hAnsi="Times New Roman" w:cs="Times New Roman"/>
          <w:b/>
          <w:sz w:val="24"/>
          <w:szCs w:val="24"/>
          <w:lang w:val="en-US"/>
        </w:rPr>
        <w:t>5</w:t>
      </w:r>
      <w:r w:rsidRPr="0077024F">
        <w:rPr>
          <w:rFonts w:ascii="Times New Roman" w:hAnsi="Times New Roman" w:cs="Times New Roman"/>
          <w:color w:val="000000" w:themeColor="text1"/>
          <w:sz w:val="24"/>
          <w:szCs w:val="24"/>
          <w:lang w:val="en-US"/>
        </w:rPr>
        <w:t xml:space="preserve">). </w:t>
      </w:r>
      <w:r w:rsidR="00A821FC" w:rsidRPr="0077024F">
        <w:rPr>
          <w:rFonts w:ascii="Times New Roman" w:hAnsi="Times New Roman" w:cs="Times New Roman"/>
          <w:color w:val="000000" w:themeColor="text1"/>
          <w:sz w:val="24"/>
          <w:szCs w:val="24"/>
          <w:lang w:val="en-US"/>
        </w:rPr>
        <w:t xml:space="preserve">For the parallel Bayesian ANOVA, please refer to S8 on OSF. </w:t>
      </w:r>
    </w:p>
    <w:p w14:paraId="48CC77CE" w14:textId="3B6878F6" w:rsidR="000A403F" w:rsidRPr="0077024F" w:rsidRDefault="000A403F" w:rsidP="000A403F">
      <w:pPr>
        <w:spacing w:line="480" w:lineRule="auto"/>
        <w:contextualSpacing/>
        <w:rPr>
          <w:rFonts w:ascii="Times New Roman" w:hAnsi="Times New Roman" w:cs="Times New Roman"/>
          <w:sz w:val="24"/>
          <w:szCs w:val="24"/>
          <w:lang w:val="en-US"/>
        </w:rPr>
      </w:pPr>
      <w:r w:rsidRPr="0077024F">
        <w:rPr>
          <w:rFonts w:ascii="Times New Roman" w:hAnsi="Times New Roman" w:cs="Times New Roman"/>
          <w:color w:val="000000" w:themeColor="text1"/>
          <w:sz w:val="24"/>
          <w:szCs w:val="24"/>
          <w:lang w:val="en-US"/>
        </w:rPr>
        <w:t xml:space="preserve">The results revealed </w:t>
      </w:r>
      <w:r w:rsidR="002224D9" w:rsidRPr="0077024F">
        <w:rPr>
          <w:rFonts w:ascii="Times New Roman" w:hAnsi="Times New Roman" w:cs="Times New Roman"/>
          <w:color w:val="000000" w:themeColor="text1"/>
          <w:sz w:val="24"/>
          <w:szCs w:val="24"/>
          <w:lang w:val="en-US"/>
        </w:rPr>
        <w:t>significant</w:t>
      </w:r>
      <w:r w:rsidRPr="0077024F">
        <w:rPr>
          <w:rFonts w:ascii="Times New Roman" w:hAnsi="Times New Roman" w:cs="Times New Roman"/>
          <w:color w:val="000000" w:themeColor="text1"/>
          <w:sz w:val="24"/>
          <w:szCs w:val="24"/>
          <w:lang w:val="en-US"/>
        </w:rPr>
        <w:t xml:space="preserve"> main e</w:t>
      </w:r>
      <w:r w:rsidRPr="0077024F">
        <w:rPr>
          <w:rFonts w:ascii="Times New Roman" w:hAnsi="Times New Roman" w:cs="Times New Roman"/>
          <w:sz w:val="24"/>
          <w:szCs w:val="24"/>
          <w:lang w:val="en-US"/>
        </w:rPr>
        <w:t xml:space="preserve">ffects of </w:t>
      </w:r>
      <w:r w:rsidRPr="0077024F">
        <w:rPr>
          <w:rFonts w:ascii="Times New Roman" w:hAnsi="Times New Roman" w:cs="Times New Roman"/>
          <w:b/>
          <w:sz w:val="24"/>
          <w:szCs w:val="24"/>
          <w:lang w:val="en-US"/>
        </w:rPr>
        <w:t>Emotion</w:t>
      </w:r>
      <w:r w:rsidRPr="0077024F">
        <w:rPr>
          <w:rFonts w:ascii="Times New Roman" w:hAnsi="Times New Roman" w:cs="Times New Roman"/>
          <w:sz w:val="24"/>
          <w:szCs w:val="24"/>
          <w:lang w:val="en-US"/>
        </w:rPr>
        <w:t xml:space="preserve"> and </w:t>
      </w:r>
      <w:r w:rsidRPr="0077024F">
        <w:rPr>
          <w:rFonts w:ascii="Times New Roman" w:hAnsi="Times New Roman" w:cs="Times New Roman"/>
          <w:b/>
          <w:sz w:val="24"/>
          <w:szCs w:val="24"/>
          <w:lang w:val="en-US"/>
        </w:rPr>
        <w:t>Morph Type</w:t>
      </w:r>
      <w:r w:rsidRPr="0077024F">
        <w:rPr>
          <w:rFonts w:ascii="Times New Roman" w:hAnsi="Times New Roman" w:cs="Times New Roman"/>
          <w:sz w:val="24"/>
          <w:szCs w:val="24"/>
          <w:lang w:val="en-US"/>
        </w:rPr>
        <w:t>, which were qualified by</w:t>
      </w:r>
      <w:r w:rsidR="00A821FC" w:rsidRPr="0077024F">
        <w:rPr>
          <w:rFonts w:ascii="Times New Roman" w:hAnsi="Times New Roman" w:cs="Times New Roman"/>
          <w:sz w:val="24"/>
          <w:szCs w:val="24"/>
          <w:lang w:val="en-US"/>
        </w:rPr>
        <w:t xml:space="preserve"> </w:t>
      </w:r>
      <w:r w:rsidR="002224D9" w:rsidRPr="0077024F">
        <w:rPr>
          <w:rFonts w:ascii="Times New Roman" w:hAnsi="Times New Roman" w:cs="Times New Roman"/>
          <w:sz w:val="24"/>
          <w:szCs w:val="24"/>
          <w:lang w:val="en-US"/>
        </w:rPr>
        <w:t xml:space="preserve">an interaction between </w:t>
      </w:r>
      <w:r w:rsidR="002224D9" w:rsidRPr="0077024F">
        <w:rPr>
          <w:rFonts w:ascii="Times New Roman" w:hAnsi="Times New Roman" w:cs="Times New Roman"/>
          <w:b/>
          <w:bCs/>
          <w:sz w:val="24"/>
          <w:szCs w:val="24"/>
          <w:lang w:val="en-US"/>
        </w:rPr>
        <w:t>Emotion</w:t>
      </w:r>
      <w:r w:rsidR="002224D9" w:rsidRPr="0077024F">
        <w:rPr>
          <w:rFonts w:ascii="Times New Roman" w:hAnsi="Times New Roman" w:cs="Times New Roman"/>
          <w:sz w:val="24"/>
          <w:szCs w:val="24"/>
          <w:lang w:val="en-US"/>
        </w:rPr>
        <w:t xml:space="preserve"> and </w:t>
      </w:r>
      <w:r w:rsidR="002224D9" w:rsidRPr="0077024F">
        <w:rPr>
          <w:rFonts w:ascii="Times New Roman" w:hAnsi="Times New Roman" w:cs="Times New Roman"/>
          <w:b/>
          <w:bCs/>
          <w:sz w:val="24"/>
          <w:szCs w:val="24"/>
          <w:lang w:val="en-US"/>
        </w:rPr>
        <w:t>Morph Type</w:t>
      </w:r>
      <w:r w:rsidR="001E428D" w:rsidRPr="0077024F">
        <w:rPr>
          <w:rFonts w:ascii="Times New Roman" w:hAnsi="Times New Roman" w:cs="Times New Roman"/>
          <w:sz w:val="24"/>
          <w:szCs w:val="24"/>
          <w:lang w:val="en-US"/>
        </w:rPr>
        <w:t xml:space="preserve">. </w:t>
      </w:r>
      <w:bookmarkStart w:id="47" w:name="_Hlk208823136"/>
      <w:bookmarkStart w:id="48" w:name="_Hlk209533810"/>
      <w:r w:rsidR="002224D9" w:rsidRPr="0077024F">
        <w:rPr>
          <w:rFonts w:ascii="Times New Roman" w:hAnsi="Times New Roman" w:cs="Times New Roman"/>
          <w:sz w:val="24"/>
          <w:szCs w:val="24"/>
          <w:lang w:val="en-US"/>
        </w:rPr>
        <w:t>Please note that these effects were already present in the two datasets that entered the current data (reported in</w:t>
      </w:r>
      <w:ins w:id="49" w:author="Christine Nussbaum" w:date="2025-10-15T15:55:00Z">
        <w:r w:rsidR="00630068" w:rsidRPr="0077024F">
          <w:rPr>
            <w:rFonts w:ascii="Times New Roman" w:hAnsi="Times New Roman" w:cs="Times New Roman"/>
            <w:sz w:val="24"/>
            <w:szCs w:val="24"/>
            <w:lang w:val="en-US"/>
          </w:rPr>
          <w:t xml:space="preserve"> Nussbaum et al. 2024</w:t>
        </w:r>
      </w:ins>
      <w:r w:rsidR="002224D9"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f9989e0-56fb-4381-a26d-7887fdcfc486"/>
          <w:id w:val="-1261376733"/>
          <w:placeholder>
            <w:docPart w:val="DefaultPlaceholder_-1854013440"/>
          </w:placeholder>
        </w:sdtPr>
        <w:sdtContent>
          <w:r w:rsidR="001E428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DI2NGRlLWQyMWMtNDg3NS1iNWZmLTFjZWRmODlmNTJkMiIsIlJhbmdlTGVuZ3RoIjoyLCJSZWZlcmVuY2VJZCI6IjNjNTgyMGUyLTI3ZTktNDU1Ny05OGRiLWI5NTVhMmY2ZTVkNCIsIlBlcnNvbk9ubHkiOnRydWU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ZWY5OTg5ZTAtNTZmYi00MzgxLWEyNmQtNzg4N2ZkY2ZjNDg2IiwiVGV4dCI6IjE0IiwiV0FJVmVyc2lvbiI6IjYuMTEuMC4wIn0=}</w:instrText>
          </w:r>
          <w:r w:rsidR="001E428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1E428D" w:rsidRPr="0077024F">
            <w:rPr>
              <w:rFonts w:ascii="Times New Roman" w:hAnsi="Times New Roman" w:cs="Times New Roman"/>
              <w:sz w:val="24"/>
              <w:szCs w:val="24"/>
              <w:lang w:val="en-US"/>
            </w:rPr>
            <w:fldChar w:fldCharType="end"/>
          </w:r>
          <w:r w:rsidR="001E428D" w:rsidRPr="0077024F">
            <w:rPr>
              <w:rFonts w:ascii="Times New Roman" w:hAnsi="Times New Roman" w:cs="Times New Roman"/>
              <w:sz w:val="24"/>
              <w:szCs w:val="24"/>
              <w:lang w:val="en-US"/>
            </w:rPr>
            <w:t>,</w:t>
          </w:r>
          <w:del w:id="50" w:author="Christine Nussbaum" w:date="2025-10-15T15:55:00Z">
            <w:r w:rsidR="001E428D" w:rsidRPr="0077024F" w:rsidDel="00630068">
              <w:rPr>
                <w:rFonts w:ascii="Times New Roman" w:hAnsi="Times New Roman" w:cs="Times New Roman"/>
                <w:sz w:val="24"/>
                <w:szCs w:val="24"/>
                <w:lang w:val="en-US"/>
              </w:rPr>
              <w:delText xml:space="preserve"> 2024</w:delText>
            </w:r>
          </w:del>
          <w:r w:rsidR="001E428D" w:rsidRPr="0077024F">
            <w:rPr>
              <w:rFonts w:ascii="Times New Roman" w:hAnsi="Times New Roman" w:cs="Times New Roman"/>
              <w:sz w:val="24"/>
              <w:szCs w:val="24"/>
              <w:lang w:val="en-US"/>
            </w:rPr>
            <w:t xml:space="preserve"> and Part I above</w:t>
          </w:r>
        </w:sdtContent>
      </w:sdt>
      <w:r w:rsidR="001E428D"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w:t>
      </w:r>
      <w:bookmarkEnd w:id="47"/>
      <w:r w:rsidR="002224D9" w:rsidRPr="0077024F">
        <w:rPr>
          <w:rFonts w:ascii="Times New Roman" w:hAnsi="Times New Roman" w:cs="Times New Roman"/>
          <w:sz w:val="24"/>
          <w:szCs w:val="24"/>
          <w:lang w:val="en-US"/>
        </w:rPr>
        <w:t xml:space="preserve"> Because they </w:t>
      </w:r>
      <w:proofErr w:type="gramStart"/>
      <w:r w:rsidR="002224D9" w:rsidRPr="0077024F">
        <w:rPr>
          <w:rFonts w:ascii="Times New Roman" w:hAnsi="Times New Roman" w:cs="Times New Roman"/>
          <w:sz w:val="24"/>
          <w:szCs w:val="24"/>
          <w:lang w:val="en-US"/>
        </w:rPr>
        <w:t>afford</w:t>
      </w:r>
      <w:proofErr w:type="gramEnd"/>
      <w:r w:rsidR="002224D9" w:rsidRPr="0077024F">
        <w:rPr>
          <w:rFonts w:ascii="Times New Roman" w:hAnsi="Times New Roman" w:cs="Times New Roman"/>
          <w:sz w:val="24"/>
          <w:szCs w:val="24"/>
          <w:lang w:val="en-US"/>
        </w:rPr>
        <w:t xml:space="preserve"> no new information, they are not further detailed here. </w:t>
      </w:r>
      <w:r w:rsidRPr="0077024F">
        <w:rPr>
          <w:rFonts w:ascii="Times New Roman" w:hAnsi="Times New Roman" w:cs="Times New Roman"/>
          <w:sz w:val="24"/>
          <w:szCs w:val="24"/>
          <w:lang w:val="en-US"/>
        </w:rPr>
        <w:t xml:space="preserve"> </w:t>
      </w:r>
      <w:bookmarkEnd w:id="48"/>
      <w:r w:rsidRPr="0077024F">
        <w:rPr>
          <w:rFonts w:ascii="Times New Roman" w:hAnsi="Times New Roman" w:cs="Times New Roman"/>
          <w:sz w:val="24"/>
          <w:szCs w:val="24"/>
          <w:lang w:val="en-US"/>
        </w:rPr>
        <w:t xml:space="preserve">Crucially, however, we found no main effect involving </w:t>
      </w:r>
      <w:r w:rsidRPr="0077024F">
        <w:rPr>
          <w:rFonts w:ascii="Times New Roman" w:hAnsi="Times New Roman" w:cs="Times New Roman"/>
          <w:b/>
          <w:sz w:val="24"/>
          <w:szCs w:val="24"/>
          <w:lang w:val="en-US"/>
        </w:rPr>
        <w:t xml:space="preserve">Group </w:t>
      </w:r>
      <w:r w:rsidR="00767C99" w:rsidRPr="0077024F">
        <w:rPr>
          <w:rFonts w:ascii="Times New Roman" w:hAnsi="Times New Roman" w:cs="Times New Roman"/>
          <w:sz w:val="24"/>
          <w:szCs w:val="24"/>
          <w:lang w:val="en-US"/>
        </w:rPr>
        <w:t xml:space="preserve">and only a trend for an interaction </w:t>
      </w:r>
      <w:r w:rsidR="00A821FC" w:rsidRPr="0077024F">
        <w:rPr>
          <w:rFonts w:ascii="Times New Roman" w:hAnsi="Times New Roman" w:cs="Times New Roman"/>
          <w:sz w:val="24"/>
          <w:szCs w:val="24"/>
          <w:lang w:val="en-US"/>
        </w:rPr>
        <w:t xml:space="preserve">between </w:t>
      </w:r>
      <w:r w:rsidR="00A821FC" w:rsidRPr="0077024F">
        <w:rPr>
          <w:rFonts w:ascii="Times New Roman" w:hAnsi="Times New Roman" w:cs="Times New Roman"/>
          <w:b/>
          <w:sz w:val="24"/>
          <w:szCs w:val="24"/>
          <w:lang w:val="en-US"/>
        </w:rPr>
        <w:t>Group and</w:t>
      </w:r>
      <w:r w:rsidR="00767C99" w:rsidRPr="0077024F">
        <w:rPr>
          <w:rFonts w:ascii="Times New Roman" w:hAnsi="Times New Roman" w:cs="Times New Roman"/>
          <w:sz w:val="24"/>
          <w:szCs w:val="24"/>
          <w:lang w:val="en-US"/>
        </w:rPr>
        <w:t xml:space="preserve"> </w:t>
      </w:r>
      <w:r w:rsidR="00767C99" w:rsidRPr="0077024F">
        <w:rPr>
          <w:rFonts w:ascii="Times New Roman" w:hAnsi="Times New Roman" w:cs="Times New Roman"/>
          <w:b/>
          <w:sz w:val="24"/>
          <w:szCs w:val="24"/>
          <w:lang w:val="en-US"/>
        </w:rPr>
        <w:t>Morph Type</w:t>
      </w:r>
      <w:r w:rsidR="00767C99" w:rsidRPr="0077024F">
        <w:rPr>
          <w:rFonts w:ascii="Times New Roman" w:hAnsi="Times New Roman" w:cs="Times New Roman"/>
          <w:sz w:val="24"/>
          <w:szCs w:val="24"/>
          <w:lang w:val="en-US"/>
        </w:rPr>
        <w:t xml:space="preserve">. </w:t>
      </w:r>
    </w:p>
    <w:p w14:paraId="70919C36" w14:textId="5912A8CB"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Table 5 about here - </w:t>
      </w:r>
    </w:p>
    <w:p w14:paraId="76AB3083" w14:textId="5D19266A" w:rsidR="001C1822" w:rsidRPr="0077024F" w:rsidRDefault="00767C99" w:rsidP="00767C99">
      <w:pPr>
        <w:spacing w:line="480" w:lineRule="auto"/>
        <w:contextualSpacing/>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Planned comparisons between </w:t>
      </w:r>
      <w:r w:rsidRPr="0077024F">
        <w:rPr>
          <w:rFonts w:ascii="Times New Roman" w:hAnsi="Times New Roman" w:cs="Times New Roman"/>
          <w:b/>
          <w:bCs/>
          <w:sz w:val="24"/>
          <w:szCs w:val="24"/>
          <w:lang w:val="en-US"/>
        </w:rPr>
        <w:t>professionals and amateurs</w:t>
      </w:r>
      <w:r w:rsidRPr="0077024F">
        <w:rPr>
          <w:rFonts w:ascii="Times New Roman" w:hAnsi="Times New Roman" w:cs="Times New Roman"/>
          <w:sz w:val="24"/>
          <w:szCs w:val="24"/>
          <w:lang w:val="en-US"/>
        </w:rPr>
        <w:t xml:space="preserve"> revealed moderate evidence for the null effect </w:t>
      </w:r>
      <w:r w:rsidR="005E7F74" w:rsidRPr="0077024F">
        <w:rPr>
          <w:rFonts w:ascii="Times New Roman" w:hAnsi="Times New Roman" w:cs="Times New Roman"/>
          <w:sz w:val="24"/>
          <w:szCs w:val="24"/>
          <w:lang w:val="en-US"/>
        </w:rPr>
        <w:t>of</w:t>
      </w:r>
      <w:r w:rsidRPr="0077024F">
        <w:rPr>
          <w:rFonts w:ascii="Times New Roman" w:hAnsi="Times New Roman" w:cs="Times New Roman"/>
          <w:sz w:val="24"/>
          <w:szCs w:val="24"/>
          <w:lang w:val="en-US"/>
        </w:rPr>
        <w:t xml:space="preserve"> overall performance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.473,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763958" w:rsidRPr="0077024F">
        <w:rPr>
          <w:rFonts w:ascii="Times New Roman" w:hAnsi="Times New Roman" w:cs="Times New Roman"/>
          <w:sz w:val="24"/>
          <w:szCs w:val="24"/>
          <w:lang w:val="en-US"/>
        </w:rPr>
        <w:t>0.238</w:t>
      </w:r>
      <w:r w:rsidRPr="0077024F">
        <w:rPr>
          <w:rFonts w:ascii="Times New Roman" w:hAnsi="Times New Roman" w:cs="Times New Roman"/>
          <w:sz w:val="24"/>
          <w:szCs w:val="24"/>
          <w:lang w:val="en-US"/>
        </w:rPr>
        <w:t>), as well as for Full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322</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0.286</w:t>
      </w:r>
      <w:r w:rsidRPr="0077024F">
        <w:rPr>
          <w:rFonts w:ascii="Times New Roman" w:hAnsi="Times New Roman" w:cs="Times New Roman"/>
          <w:sz w:val="24"/>
          <w:szCs w:val="24"/>
          <w:lang w:val="en-US"/>
        </w:rPr>
        <w:t>), F0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435</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DE504D" w:rsidRPr="0077024F">
        <w:rPr>
          <w:rFonts w:ascii="Times New Roman" w:hAnsi="Times New Roman" w:cs="Times New Roman"/>
          <w:sz w:val="24"/>
          <w:szCs w:val="24"/>
          <w:lang w:val="en-US"/>
        </w:rPr>
        <w:t>.</w:t>
      </w:r>
      <w:r w:rsidR="001C6EA3" w:rsidRPr="0077024F">
        <w:rPr>
          <w:rFonts w:ascii="Times New Roman" w:hAnsi="Times New Roman" w:cs="Times New Roman"/>
          <w:sz w:val="24"/>
          <w:szCs w:val="24"/>
          <w:lang w:val="en-US"/>
        </w:rPr>
        <w:t>245</w:t>
      </w:r>
      <w:r w:rsidRPr="0077024F">
        <w:rPr>
          <w:rFonts w:ascii="Times New Roman" w:hAnsi="Times New Roman" w:cs="Times New Roman"/>
          <w:sz w:val="24"/>
          <w:szCs w:val="24"/>
          <w:lang w:val="en-US"/>
        </w:rPr>
        <w:t>), and Timbre morphs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840</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0.205</w:t>
      </w:r>
      <w:r w:rsidRPr="0077024F">
        <w:rPr>
          <w:rFonts w:ascii="Times New Roman" w:hAnsi="Times New Roman" w:cs="Times New Roman"/>
          <w:sz w:val="24"/>
          <w:szCs w:val="24"/>
          <w:lang w:val="en-US"/>
        </w:rPr>
        <w:t>) separately. Planned comparisons between amateurs and non-musicians revealed inconclusive evidence for</w:t>
      </w:r>
      <w:r w:rsidR="001C6EA3"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overall performance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.107,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763958" w:rsidRPr="0077024F">
        <w:rPr>
          <w:rFonts w:ascii="Times New Roman" w:hAnsi="Times New Roman" w:cs="Times New Roman"/>
          <w:sz w:val="24"/>
          <w:szCs w:val="24"/>
          <w:lang w:val="en-US"/>
        </w:rPr>
        <w:t>0.546</w:t>
      </w:r>
      <w:r w:rsidRPr="0077024F">
        <w:rPr>
          <w:rFonts w:ascii="Times New Roman" w:hAnsi="Times New Roman" w:cs="Times New Roman"/>
          <w:sz w:val="24"/>
          <w:szCs w:val="24"/>
          <w:lang w:val="en-US"/>
        </w:rPr>
        <w:t>), as well as for Full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044</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1.009</w:t>
      </w:r>
      <w:r w:rsidRPr="0077024F">
        <w:rPr>
          <w:rFonts w:ascii="Times New Roman" w:hAnsi="Times New Roman" w:cs="Times New Roman"/>
          <w:sz w:val="24"/>
          <w:szCs w:val="24"/>
          <w:lang w:val="en-US"/>
        </w:rPr>
        <w:t xml:space="preserve">), </w:t>
      </w:r>
      <w:r w:rsidR="001C6EA3" w:rsidRPr="0077024F">
        <w:rPr>
          <w:rFonts w:ascii="Times New Roman" w:hAnsi="Times New Roman" w:cs="Times New Roman"/>
          <w:sz w:val="24"/>
          <w:szCs w:val="24"/>
          <w:lang w:val="en-US"/>
        </w:rPr>
        <w:t xml:space="preserve">and </w:t>
      </w:r>
      <w:r w:rsidRPr="0077024F">
        <w:rPr>
          <w:rFonts w:ascii="Times New Roman" w:hAnsi="Times New Roman" w:cs="Times New Roman"/>
          <w:sz w:val="24"/>
          <w:szCs w:val="24"/>
          <w:lang w:val="en-US"/>
        </w:rPr>
        <w:t>F0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105</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0.576</w:t>
      </w:r>
      <w:r w:rsidRPr="0077024F">
        <w:rPr>
          <w:rFonts w:ascii="Times New Roman" w:hAnsi="Times New Roman" w:cs="Times New Roman"/>
          <w:sz w:val="24"/>
          <w:szCs w:val="24"/>
          <w:lang w:val="en-US"/>
        </w:rPr>
        <w:t>)</w:t>
      </w:r>
      <w:r w:rsidR="001C6EA3" w:rsidRPr="0077024F">
        <w:rPr>
          <w:rFonts w:ascii="Times New Roman" w:hAnsi="Times New Roman" w:cs="Times New Roman"/>
          <w:sz w:val="24"/>
          <w:szCs w:val="24"/>
          <w:lang w:val="en-US"/>
        </w:rPr>
        <w:t xml:space="preserve"> separately. For </w:t>
      </w:r>
      <w:r w:rsidRPr="0077024F">
        <w:rPr>
          <w:rFonts w:ascii="Times New Roman" w:hAnsi="Times New Roman" w:cs="Times New Roman"/>
          <w:sz w:val="24"/>
          <w:szCs w:val="24"/>
          <w:lang w:val="en-US"/>
        </w:rPr>
        <w:t>Timbre morphs</w:t>
      </w:r>
      <w:r w:rsidR="001C6EA3" w:rsidRPr="0077024F">
        <w:rPr>
          <w:rFonts w:ascii="Times New Roman" w:hAnsi="Times New Roman" w:cs="Times New Roman"/>
          <w:sz w:val="24"/>
          <w:szCs w:val="24"/>
          <w:lang w:val="en-US"/>
        </w:rPr>
        <w:t>, there was moderate evidence for the null effect</w:t>
      </w:r>
      <w:r w:rsidRPr="0077024F">
        <w:rPr>
          <w:rFonts w:ascii="Times New Roman" w:hAnsi="Times New Roman" w:cs="Times New Roman"/>
          <w:sz w:val="24"/>
          <w:szCs w:val="24"/>
          <w:lang w:val="en-US"/>
        </w:rPr>
        <w:t xml:space="preserve"> (</w:t>
      </w:r>
      <w:r w:rsidRPr="0077024F">
        <w:rPr>
          <w:rFonts w:ascii="Times New Roman" w:hAnsi="Times New Roman" w:cs="Times New Roman"/>
          <w:i/>
          <w:iCs/>
          <w:sz w:val="24"/>
          <w:szCs w:val="24"/>
          <w:lang w:val="en-US"/>
        </w:rPr>
        <w:t>p</w:t>
      </w:r>
      <w:r w:rsidRPr="0077024F">
        <w:rPr>
          <w:rFonts w:ascii="Times New Roman" w:hAnsi="Times New Roman" w:cs="Times New Roman"/>
          <w:sz w:val="24"/>
          <w:szCs w:val="24"/>
          <w:lang w:val="en-US"/>
        </w:rPr>
        <w:t xml:space="preserve"> = .</w:t>
      </w:r>
      <w:r w:rsidR="006E1F2C" w:rsidRPr="0077024F">
        <w:rPr>
          <w:rFonts w:ascii="Times New Roman" w:hAnsi="Times New Roman" w:cs="Times New Roman"/>
          <w:sz w:val="24"/>
          <w:szCs w:val="24"/>
          <w:lang w:val="en-US"/>
        </w:rPr>
        <w:t>975</w:t>
      </w:r>
      <w:r w:rsidRPr="0077024F">
        <w:rPr>
          <w:rFonts w:ascii="Times New Roman" w:hAnsi="Times New Roman" w:cs="Times New Roman"/>
          <w:sz w:val="24"/>
          <w:szCs w:val="24"/>
          <w:lang w:val="en-US"/>
        </w:rPr>
        <w:t>,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w:t>
      </w:r>
      <w:r w:rsidR="001C6EA3" w:rsidRPr="0077024F">
        <w:rPr>
          <w:rFonts w:ascii="Times New Roman" w:hAnsi="Times New Roman" w:cs="Times New Roman"/>
          <w:sz w:val="24"/>
          <w:szCs w:val="24"/>
          <w:lang w:val="en-US"/>
        </w:rPr>
        <w:t>0.205</w:t>
      </w:r>
      <w:r w:rsidRPr="0077024F">
        <w:rPr>
          <w:rFonts w:ascii="Times New Roman" w:hAnsi="Times New Roman" w:cs="Times New Roman"/>
          <w:sz w:val="24"/>
          <w:szCs w:val="24"/>
          <w:lang w:val="en-US"/>
        </w:rPr>
        <w:t>). Thus, we found evidence consistent with H</w:t>
      </w:r>
      <w:r w:rsidR="00DB7423" w:rsidRPr="0077024F">
        <w:rPr>
          <w:rFonts w:ascii="Times New Roman" w:hAnsi="Times New Roman" w:cs="Times New Roman"/>
          <w:sz w:val="24"/>
          <w:szCs w:val="24"/>
          <w:lang w:val="en-US"/>
        </w:rPr>
        <w:t>5</w:t>
      </w:r>
      <w:r w:rsidR="00763958" w:rsidRPr="0077024F">
        <w:rPr>
          <w:rFonts w:ascii="Times New Roman" w:hAnsi="Times New Roman" w:cs="Times New Roman"/>
          <w:sz w:val="24"/>
          <w:szCs w:val="24"/>
          <w:lang w:val="en-US"/>
        </w:rPr>
        <w:t>, but inconclusive evidence regarding</w:t>
      </w:r>
      <w:r w:rsidRPr="0077024F">
        <w:rPr>
          <w:rFonts w:ascii="Times New Roman" w:hAnsi="Times New Roman" w:cs="Times New Roman"/>
          <w:sz w:val="24"/>
          <w:szCs w:val="24"/>
          <w:lang w:val="en-US"/>
        </w:rPr>
        <w:t xml:space="preserve"> H</w:t>
      </w:r>
      <w:r w:rsidR="00DB7423" w:rsidRPr="0077024F">
        <w:rPr>
          <w:rFonts w:ascii="Times New Roman" w:hAnsi="Times New Roman" w:cs="Times New Roman"/>
          <w:sz w:val="24"/>
          <w:szCs w:val="24"/>
          <w:lang w:val="en-US"/>
        </w:rPr>
        <w:t>4</w:t>
      </w:r>
      <w:r w:rsidRPr="0077024F">
        <w:rPr>
          <w:rFonts w:ascii="Times New Roman" w:hAnsi="Times New Roman" w:cs="Times New Roman"/>
          <w:sz w:val="24"/>
          <w:szCs w:val="24"/>
          <w:lang w:val="en-US"/>
        </w:rPr>
        <w:t xml:space="preserve">. </w:t>
      </w:r>
    </w:p>
    <w:p w14:paraId="75844319" w14:textId="51869AE8" w:rsidR="00D10658" w:rsidRPr="0077024F" w:rsidRDefault="00D10658"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4 about here - </w:t>
      </w:r>
    </w:p>
    <w:p w14:paraId="14254993" w14:textId="77777777" w:rsidR="00D10658" w:rsidRPr="0077024F" w:rsidRDefault="00D10658" w:rsidP="001C1822">
      <w:pPr>
        <w:pStyle w:val="Beschriftung"/>
        <w:keepNext/>
        <w:rPr>
          <w:rFonts w:ascii="Times New Roman" w:hAnsi="Times New Roman" w:cs="Times New Roman"/>
          <w:b/>
          <w:i w:val="0"/>
          <w:color w:val="auto"/>
          <w:sz w:val="24"/>
          <w:szCs w:val="24"/>
          <w:lang w:val="en-US"/>
        </w:rPr>
      </w:pPr>
    </w:p>
    <w:p w14:paraId="7B3A383C" w14:textId="14A415DC" w:rsidR="00767C99" w:rsidRPr="0077024F" w:rsidRDefault="00767C99" w:rsidP="00767C99">
      <w:pPr>
        <w:spacing w:line="480" w:lineRule="auto"/>
        <w:contextualSpacing/>
        <w:rPr>
          <w:rFonts w:ascii="Times New Roman" w:hAnsi="Times New Roman" w:cs="Times New Roman"/>
          <w:sz w:val="24"/>
          <w:szCs w:val="24"/>
          <w:lang w:val="en-US"/>
        </w:rPr>
      </w:pPr>
    </w:p>
    <w:p w14:paraId="7C9CA419" w14:textId="052D0471" w:rsidR="00016B51" w:rsidRPr="0077024F" w:rsidRDefault="00484889" w:rsidP="00D93F94">
      <w:pPr>
        <w:pStyle w:val="berschrift1"/>
        <w:numPr>
          <w:ilvl w:val="0"/>
          <w:numId w:val="0"/>
        </w:numPr>
        <w:spacing w:line="480" w:lineRule="auto"/>
        <w:rPr>
          <w:rFonts w:ascii="Times New Roman" w:hAnsi="Times New Roman" w:cs="Times New Roman"/>
          <w:sz w:val="24"/>
          <w:szCs w:val="24"/>
          <w:lang w:val="en-US"/>
        </w:rPr>
      </w:pPr>
      <w:bookmarkStart w:id="51" w:name="_Toc200448886"/>
      <w:r w:rsidRPr="0077024F">
        <w:rPr>
          <w:rFonts w:ascii="Times New Roman" w:hAnsi="Times New Roman" w:cs="Times New Roman"/>
          <w:sz w:val="24"/>
          <w:szCs w:val="24"/>
          <w:lang w:val="en-US"/>
        </w:rPr>
        <w:t>Discussion</w:t>
      </w:r>
      <w:bookmarkEnd w:id="51"/>
    </w:p>
    <w:p w14:paraId="221D97A6" w14:textId="52047656" w:rsidR="00CB6359" w:rsidRPr="0077024F" w:rsidRDefault="00CB6359" w:rsidP="0092555C">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the present study, we shed new light on the link between musicality and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by focusing on different subgroups of musicians. In line with our hypotheses,</w:t>
      </w:r>
      <w:r w:rsidR="0092555C"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emotion recognition </w:t>
      </w:r>
      <w:r w:rsidR="0092555C" w:rsidRPr="0077024F">
        <w:rPr>
          <w:rFonts w:ascii="Times New Roman" w:hAnsi="Times New Roman" w:cs="Times New Roman"/>
          <w:sz w:val="24"/>
          <w:szCs w:val="24"/>
          <w:lang w:val="en-US"/>
        </w:rPr>
        <w:t>was found to be</w:t>
      </w:r>
      <w:r w:rsidRPr="0077024F">
        <w:rPr>
          <w:rFonts w:ascii="Times New Roman" w:hAnsi="Times New Roman" w:cs="Times New Roman"/>
          <w:sz w:val="24"/>
          <w:szCs w:val="24"/>
          <w:lang w:val="en-US"/>
        </w:rPr>
        <w:t xml:space="preserve"> comparable between both singer</w:t>
      </w:r>
      <w:r w:rsidR="00E80810"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and instrumentalists, </w:t>
      </w:r>
      <w:proofErr w:type="gramStart"/>
      <w:r w:rsidR="00D3777C" w:rsidRPr="0077024F">
        <w:rPr>
          <w:rFonts w:ascii="Times New Roman" w:hAnsi="Times New Roman" w:cs="Times New Roman"/>
          <w:sz w:val="24"/>
          <w:szCs w:val="24"/>
          <w:lang w:val="en-US"/>
        </w:rPr>
        <w:t>and also</w:t>
      </w:r>
      <w:proofErr w:type="gramEnd"/>
      <w:r w:rsidRPr="0077024F">
        <w:rPr>
          <w:rFonts w:ascii="Times New Roman" w:hAnsi="Times New Roman" w:cs="Times New Roman"/>
          <w:sz w:val="24"/>
          <w:szCs w:val="24"/>
          <w:lang w:val="en-US"/>
        </w:rPr>
        <w:t xml:space="preserve"> between amateur musicians and professionals. We further replicated the consistent </w:t>
      </w:r>
      <w:r w:rsidRPr="0077024F">
        <w:rPr>
          <w:rFonts w:ascii="Times New Roman" w:hAnsi="Times New Roman" w:cs="Times New Roman"/>
          <w:sz w:val="24"/>
          <w:szCs w:val="24"/>
          <w:lang w:val="en-US"/>
        </w:rPr>
        <w:lastRenderedPageBreak/>
        <w:t xml:space="preserve">link between sensitivity towards musical patterns and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although this was reflected in objective performance measures only, but not in self-</w:t>
      </w:r>
      <w:proofErr w:type="gramStart"/>
      <w:r w:rsidRPr="0077024F">
        <w:rPr>
          <w:rFonts w:ascii="Times New Roman" w:hAnsi="Times New Roman" w:cs="Times New Roman"/>
          <w:sz w:val="24"/>
          <w:szCs w:val="24"/>
          <w:lang w:val="en-US"/>
        </w:rPr>
        <w:t>rated</w:t>
      </w:r>
      <w:proofErr w:type="gramEnd"/>
      <w:r w:rsidRPr="0077024F">
        <w:rPr>
          <w:rFonts w:ascii="Times New Roman" w:hAnsi="Times New Roman" w:cs="Times New Roman"/>
          <w:sz w:val="24"/>
          <w:szCs w:val="24"/>
          <w:lang w:val="en-US"/>
        </w:rPr>
        <w:t xml:space="preserve"> musicality. In total, </w:t>
      </w:r>
      <w:bookmarkStart w:id="52" w:name="_Hlk207895901"/>
      <w:r w:rsidRPr="0077024F">
        <w:rPr>
          <w:rFonts w:ascii="Times New Roman" w:hAnsi="Times New Roman" w:cs="Times New Roman"/>
          <w:sz w:val="24"/>
          <w:szCs w:val="24"/>
          <w:lang w:val="en-US"/>
        </w:rPr>
        <w:t xml:space="preserve">these results </w:t>
      </w:r>
      <w:r w:rsidR="00F23B93" w:rsidRPr="0077024F">
        <w:rPr>
          <w:rFonts w:ascii="Times New Roman" w:hAnsi="Times New Roman" w:cs="Times New Roman"/>
          <w:sz w:val="24"/>
          <w:szCs w:val="24"/>
          <w:lang w:val="en-US"/>
        </w:rPr>
        <w:t>suggest</w:t>
      </w:r>
      <w:r w:rsidRPr="0077024F">
        <w:rPr>
          <w:rFonts w:ascii="Times New Roman" w:hAnsi="Times New Roman" w:cs="Times New Roman"/>
          <w:sz w:val="24"/>
          <w:szCs w:val="24"/>
          <w:lang w:val="en-US"/>
        </w:rPr>
        <w:t xml:space="preserve"> that the link between musicality and vocal emotion</w:t>
      </w:r>
      <w:r w:rsidR="0092555C" w:rsidRPr="0077024F">
        <w:rPr>
          <w:rFonts w:ascii="Times New Roman" w:hAnsi="Times New Roman" w:cs="Times New Roman"/>
          <w:sz w:val="24"/>
          <w:szCs w:val="24"/>
          <w:lang w:val="en-US"/>
        </w:rPr>
        <w:t xml:space="preserve">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is </w:t>
      </w:r>
      <w:r w:rsidR="00154FBD" w:rsidRPr="0077024F">
        <w:rPr>
          <w:rFonts w:ascii="Times New Roman" w:hAnsi="Times New Roman" w:cs="Times New Roman"/>
          <w:sz w:val="24"/>
          <w:szCs w:val="24"/>
          <w:lang w:val="en-US"/>
        </w:rPr>
        <w:t>associated with</w:t>
      </w:r>
      <w:r w:rsidRPr="0077024F">
        <w:rPr>
          <w:rFonts w:ascii="Times New Roman" w:hAnsi="Times New Roman" w:cs="Times New Roman"/>
          <w:sz w:val="24"/>
          <w:szCs w:val="24"/>
          <w:lang w:val="en-US"/>
        </w:rPr>
        <w:t xml:space="preserve"> individual differences in auditory sensitivity</w:t>
      </w:r>
      <w:bookmarkEnd w:id="52"/>
      <w:r w:rsidRPr="0077024F">
        <w:rPr>
          <w:rFonts w:ascii="Times New Roman" w:hAnsi="Times New Roman" w:cs="Times New Roman"/>
          <w:sz w:val="24"/>
          <w:szCs w:val="24"/>
          <w:lang w:val="en-US"/>
        </w:rPr>
        <w:t>, w</w:t>
      </w:r>
      <w:r w:rsidR="00F23B93" w:rsidRPr="0077024F">
        <w:rPr>
          <w:rFonts w:ascii="Times New Roman" w:hAnsi="Times New Roman" w:cs="Times New Roman"/>
          <w:sz w:val="24"/>
          <w:szCs w:val="24"/>
          <w:lang w:val="en-US"/>
        </w:rPr>
        <w:t xml:space="preserve">hich is not tied to a particular type or amount of musical activity. In what follows, we will discuss these findings in more detail. </w:t>
      </w:r>
    </w:p>
    <w:p w14:paraId="689C1472" w14:textId="617E270C" w:rsidR="00484889" w:rsidRPr="0077024F" w:rsidRDefault="00694DAD" w:rsidP="00D93F94">
      <w:pPr>
        <w:pStyle w:val="berschrift2"/>
        <w:numPr>
          <w:ilvl w:val="0"/>
          <w:numId w:val="0"/>
        </w:numPr>
        <w:spacing w:line="480" w:lineRule="auto"/>
        <w:ind w:left="708"/>
        <w:rPr>
          <w:rFonts w:ascii="Times New Roman" w:hAnsi="Times New Roman" w:cs="Times New Roman"/>
          <w:sz w:val="24"/>
          <w:szCs w:val="24"/>
          <w:lang w:val="en-US"/>
        </w:rPr>
      </w:pPr>
      <w:bookmarkStart w:id="53" w:name="_Toc200448887"/>
      <w:r w:rsidRPr="0077024F">
        <w:rPr>
          <w:rFonts w:ascii="Times New Roman" w:hAnsi="Times New Roman" w:cs="Times New Roman"/>
          <w:sz w:val="24"/>
          <w:szCs w:val="24"/>
          <w:lang w:val="en-US"/>
        </w:rPr>
        <w:t>Singers vs. instrumentalists</w:t>
      </w:r>
      <w:bookmarkEnd w:id="53"/>
    </w:p>
    <w:p w14:paraId="2C217F5F" w14:textId="7692001D" w:rsidR="00BD049A" w:rsidRPr="0077024F" w:rsidRDefault="00C466F0" w:rsidP="00BD049A">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For the present study, we recruited a well-powered sample of singer</w:t>
      </w:r>
      <w:r w:rsidR="0092555C"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and instrumentalists,</w:t>
      </w:r>
      <w:r w:rsidR="0092555C" w:rsidRPr="0077024F">
        <w:rPr>
          <w:rFonts w:ascii="Times New Roman" w:hAnsi="Times New Roman" w:cs="Times New Roman"/>
          <w:sz w:val="24"/>
          <w:szCs w:val="24"/>
          <w:lang w:val="en-US"/>
        </w:rPr>
        <w:t xml:space="preserve"> which were</w:t>
      </w:r>
      <w:r w:rsidRPr="0077024F">
        <w:rPr>
          <w:rFonts w:ascii="Times New Roman" w:hAnsi="Times New Roman" w:cs="Times New Roman"/>
          <w:sz w:val="24"/>
          <w:szCs w:val="24"/>
          <w:lang w:val="en-US"/>
        </w:rPr>
        <w:t xml:space="preserve"> comparable </w:t>
      </w:r>
      <w:proofErr w:type="gramStart"/>
      <w:r w:rsidRPr="0077024F">
        <w:rPr>
          <w:rFonts w:ascii="Times New Roman" w:hAnsi="Times New Roman" w:cs="Times New Roman"/>
          <w:sz w:val="24"/>
          <w:szCs w:val="24"/>
          <w:lang w:val="en-US"/>
        </w:rPr>
        <w:t>with regard to</w:t>
      </w:r>
      <w:proofErr w:type="gramEnd"/>
      <w:r w:rsidRPr="0077024F">
        <w:rPr>
          <w:rFonts w:ascii="Times New Roman" w:hAnsi="Times New Roman" w:cs="Times New Roman"/>
          <w:sz w:val="24"/>
          <w:szCs w:val="24"/>
          <w:lang w:val="en-US"/>
        </w:rPr>
        <w:t xml:space="preserve"> personality</w:t>
      </w:r>
      <w:r w:rsidR="00BD049A"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socio-economic background</w:t>
      </w:r>
      <w:r w:rsidR="00BD049A" w:rsidRPr="0077024F">
        <w:rPr>
          <w:rFonts w:ascii="Times New Roman" w:hAnsi="Times New Roman" w:cs="Times New Roman"/>
          <w:sz w:val="24"/>
          <w:szCs w:val="24"/>
          <w:lang w:val="en-US"/>
        </w:rPr>
        <w:t>, and objective music perception performance</w:t>
      </w:r>
      <w:r w:rsidRPr="0077024F">
        <w:rPr>
          <w:rFonts w:ascii="Times New Roman" w:hAnsi="Times New Roman" w:cs="Times New Roman"/>
          <w:sz w:val="24"/>
          <w:szCs w:val="24"/>
          <w:lang w:val="en-US"/>
        </w:rPr>
        <w:t xml:space="preserve">. </w:t>
      </w:r>
      <w:r w:rsidR="00BD049A" w:rsidRPr="0077024F">
        <w:rPr>
          <w:rFonts w:ascii="Times New Roman" w:hAnsi="Times New Roman" w:cs="Times New Roman"/>
          <w:sz w:val="24"/>
          <w:szCs w:val="24"/>
          <w:lang w:val="en-US"/>
        </w:rPr>
        <w:t>T</w:t>
      </w:r>
      <w:r w:rsidR="0092555C" w:rsidRPr="0077024F">
        <w:rPr>
          <w:rFonts w:ascii="Times New Roman" w:hAnsi="Times New Roman" w:cs="Times New Roman"/>
          <w:sz w:val="24"/>
          <w:szCs w:val="24"/>
          <w:lang w:val="en-US"/>
        </w:rPr>
        <w:t xml:space="preserve">hey only differed in two aspects of </w:t>
      </w:r>
      <w:r w:rsidR="00BD049A" w:rsidRPr="0077024F">
        <w:rPr>
          <w:rFonts w:ascii="Times New Roman" w:hAnsi="Times New Roman" w:cs="Times New Roman"/>
          <w:sz w:val="24"/>
          <w:szCs w:val="24"/>
          <w:lang w:val="en-US"/>
        </w:rPr>
        <w:t xml:space="preserve">self-rated </w:t>
      </w:r>
      <w:r w:rsidR="0092555C" w:rsidRPr="0077024F">
        <w:rPr>
          <w:rFonts w:ascii="Times New Roman" w:hAnsi="Times New Roman" w:cs="Times New Roman"/>
          <w:sz w:val="24"/>
          <w:szCs w:val="24"/>
          <w:lang w:val="en-US"/>
        </w:rPr>
        <w:t xml:space="preserve">musicality: unsurprisingly, </w:t>
      </w:r>
      <w:r w:rsidRPr="0077024F">
        <w:rPr>
          <w:rFonts w:ascii="Times New Roman" w:hAnsi="Times New Roman" w:cs="Times New Roman"/>
          <w:sz w:val="24"/>
          <w:szCs w:val="24"/>
          <w:lang w:val="en-US"/>
        </w:rPr>
        <w:t>singers scored higher on self-rated singing abilities</w:t>
      </w:r>
      <w:r w:rsidR="00D3777C"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and instrumentalists scored higher on self-rated formal education</w:t>
      </w:r>
      <w:r w:rsidR="00745F44" w:rsidRPr="0077024F">
        <w:rPr>
          <w:rFonts w:ascii="Times New Roman" w:hAnsi="Times New Roman" w:cs="Times New Roman"/>
          <w:sz w:val="24"/>
          <w:szCs w:val="24"/>
          <w:lang w:val="en-US"/>
        </w:rPr>
        <w:t xml:space="preserve">. The latter </w:t>
      </w:r>
      <w:r w:rsidR="00D3777C" w:rsidRPr="0077024F">
        <w:rPr>
          <w:rFonts w:ascii="Times New Roman" w:hAnsi="Times New Roman" w:cs="Times New Roman"/>
          <w:sz w:val="24"/>
          <w:szCs w:val="24"/>
          <w:lang w:val="en-US"/>
        </w:rPr>
        <w:t xml:space="preserve">may be </w:t>
      </w:r>
      <w:r w:rsidR="00745F44" w:rsidRPr="0077024F">
        <w:rPr>
          <w:rFonts w:ascii="Times New Roman" w:hAnsi="Times New Roman" w:cs="Times New Roman"/>
          <w:sz w:val="24"/>
          <w:szCs w:val="24"/>
          <w:lang w:val="en-US"/>
        </w:rPr>
        <w:t>because mastering an instrument to the point where one can play in an ensemble arguably takes more formal training than being able to sing in a choir</w:t>
      </w:r>
      <w:r w:rsidRPr="0077024F">
        <w:rPr>
          <w:rFonts w:ascii="Times New Roman" w:hAnsi="Times New Roman" w:cs="Times New Roman"/>
          <w:sz w:val="24"/>
          <w:szCs w:val="24"/>
          <w:lang w:val="en-US"/>
        </w:rPr>
        <w:t>.</w:t>
      </w:r>
      <w:r w:rsidR="00BD049A" w:rsidRPr="0077024F">
        <w:rPr>
          <w:rFonts w:ascii="Times New Roman" w:hAnsi="Times New Roman" w:cs="Times New Roman"/>
          <w:sz w:val="24"/>
          <w:szCs w:val="24"/>
          <w:lang w:val="en-US"/>
        </w:rPr>
        <w:t xml:space="preserve"> </w:t>
      </w:r>
    </w:p>
    <w:p w14:paraId="322C7CB0" w14:textId="58C1B192" w:rsidR="00271744" w:rsidRPr="0077024F" w:rsidRDefault="001D78D0" w:rsidP="003E243E">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line with our prediction, </w:t>
      </w:r>
      <w:r w:rsidR="00EF02FA" w:rsidRPr="0077024F">
        <w:rPr>
          <w:rFonts w:ascii="Times New Roman" w:hAnsi="Times New Roman" w:cs="Times New Roman"/>
          <w:sz w:val="24"/>
          <w:szCs w:val="24"/>
          <w:lang w:val="en-US"/>
        </w:rPr>
        <w:t xml:space="preserve">the </w:t>
      </w:r>
      <w:r w:rsidRPr="0077024F">
        <w:rPr>
          <w:rFonts w:ascii="Times New Roman" w:hAnsi="Times New Roman" w:cs="Times New Roman"/>
          <w:sz w:val="24"/>
          <w:szCs w:val="24"/>
          <w:lang w:val="en-US"/>
        </w:rPr>
        <w:t xml:space="preserve">vocal emotion recognition performance of singers and instrumentalists did not differ in any condition, as supported by Bayesian analysis with moderate evidence. </w:t>
      </w:r>
      <w:r w:rsidR="00B65D00" w:rsidRPr="0077024F">
        <w:rPr>
          <w:rFonts w:ascii="Times New Roman" w:hAnsi="Times New Roman" w:cs="Times New Roman"/>
          <w:sz w:val="24"/>
          <w:szCs w:val="24"/>
          <w:lang w:val="en-US"/>
        </w:rPr>
        <w:t xml:space="preserve">This finding does not </w:t>
      </w:r>
      <w:r w:rsidR="00ED7A6F" w:rsidRPr="0077024F">
        <w:rPr>
          <w:rFonts w:ascii="Times New Roman" w:hAnsi="Times New Roman" w:cs="Times New Roman"/>
          <w:sz w:val="24"/>
          <w:szCs w:val="24"/>
          <w:lang w:val="en-US"/>
        </w:rPr>
        <w:t xml:space="preserve">simply </w:t>
      </w:r>
      <w:r w:rsidR="00B65D00" w:rsidRPr="0077024F">
        <w:rPr>
          <w:rFonts w:ascii="Times New Roman" w:hAnsi="Times New Roman" w:cs="Times New Roman"/>
          <w:sz w:val="24"/>
          <w:szCs w:val="24"/>
          <w:lang w:val="en-US"/>
        </w:rPr>
        <w:t xml:space="preserve">represent a </w:t>
      </w:r>
      <w:r w:rsidR="00ED7A6F" w:rsidRPr="0077024F">
        <w:rPr>
          <w:rFonts w:ascii="Times New Roman" w:hAnsi="Times New Roman" w:cs="Times New Roman"/>
          <w:sz w:val="24"/>
          <w:szCs w:val="24"/>
          <w:lang w:val="en-US"/>
        </w:rPr>
        <w:t xml:space="preserve">general </w:t>
      </w:r>
      <w:r w:rsidR="00B65D00" w:rsidRPr="0077024F">
        <w:rPr>
          <w:rFonts w:ascii="Times New Roman" w:hAnsi="Times New Roman" w:cs="Times New Roman"/>
          <w:sz w:val="24"/>
          <w:szCs w:val="24"/>
          <w:lang w:val="en-US"/>
        </w:rPr>
        <w:t xml:space="preserve">absence of effects. In fact, we replicated the strong </w:t>
      </w:r>
      <w:r w:rsidR="00ED7A6F" w:rsidRPr="0077024F">
        <w:rPr>
          <w:rFonts w:ascii="Times New Roman" w:hAnsi="Times New Roman" w:cs="Times New Roman"/>
          <w:sz w:val="24"/>
          <w:szCs w:val="24"/>
          <w:lang w:val="en-US"/>
        </w:rPr>
        <w:t xml:space="preserve">and consistent </w:t>
      </w:r>
      <w:r w:rsidR="00B65D00" w:rsidRPr="0077024F">
        <w:rPr>
          <w:rFonts w:ascii="Times New Roman" w:hAnsi="Times New Roman" w:cs="Times New Roman"/>
          <w:sz w:val="24"/>
          <w:szCs w:val="24"/>
          <w:lang w:val="en-US"/>
        </w:rPr>
        <w:t xml:space="preserve">effect of </w:t>
      </w:r>
      <w:r w:rsidR="00213F4E" w:rsidRPr="0077024F">
        <w:rPr>
          <w:rFonts w:ascii="Times New Roman" w:hAnsi="Times New Roman" w:cs="Times New Roman"/>
          <w:sz w:val="24"/>
          <w:szCs w:val="24"/>
          <w:lang w:val="en-US"/>
        </w:rPr>
        <w:t>vocal parameters (manipulated via voice morphing) on</w:t>
      </w:r>
      <w:r w:rsidR="00B65D00" w:rsidRPr="0077024F">
        <w:rPr>
          <w:rFonts w:ascii="Times New Roman" w:hAnsi="Times New Roman" w:cs="Times New Roman"/>
          <w:sz w:val="24"/>
          <w:szCs w:val="24"/>
          <w:lang w:val="en-US"/>
        </w:rPr>
        <w:t xml:space="preserve"> emotion recognition, with F0 contour being relatively more informative than timbre, across all emotions, while performance </w:t>
      </w:r>
      <w:r w:rsidR="00E80810" w:rsidRPr="0077024F">
        <w:rPr>
          <w:rFonts w:ascii="Times New Roman" w:hAnsi="Times New Roman" w:cs="Times New Roman"/>
          <w:sz w:val="24"/>
          <w:szCs w:val="24"/>
          <w:lang w:val="en-US"/>
        </w:rPr>
        <w:t>was</w:t>
      </w:r>
      <w:r w:rsidR="00B65D00" w:rsidRPr="0077024F">
        <w:rPr>
          <w:rFonts w:ascii="Times New Roman" w:hAnsi="Times New Roman" w:cs="Times New Roman"/>
          <w:sz w:val="24"/>
          <w:szCs w:val="24"/>
          <w:lang w:val="en-US"/>
        </w:rPr>
        <w:t xml:space="preserve"> still best in the Full condition. </w:t>
      </w:r>
      <w:r w:rsidR="00EB7F9C" w:rsidRPr="0077024F">
        <w:rPr>
          <w:rFonts w:ascii="Times New Roman" w:hAnsi="Times New Roman" w:cs="Times New Roman"/>
          <w:sz w:val="24"/>
          <w:szCs w:val="24"/>
          <w:lang w:val="en-US"/>
        </w:rPr>
        <w:t xml:space="preserve">The fact that this pattern was found to be highly comparable for singers and instrumentalists suggests </w:t>
      </w:r>
      <w:r w:rsidR="004C6E77" w:rsidRPr="0077024F">
        <w:rPr>
          <w:rFonts w:ascii="Times New Roman" w:hAnsi="Times New Roman" w:cs="Times New Roman"/>
          <w:sz w:val="24"/>
          <w:szCs w:val="24"/>
          <w:lang w:val="en-US"/>
        </w:rPr>
        <w:t xml:space="preserve">that they use the same acoustic cues to perceive vocal </w:t>
      </w:r>
      <w:r w:rsidR="00E75125" w:rsidRPr="0077024F">
        <w:rPr>
          <w:rFonts w:ascii="Times New Roman" w:hAnsi="Times New Roman" w:cs="Times New Roman"/>
          <w:sz w:val="24"/>
          <w:szCs w:val="24"/>
          <w:lang w:val="en-US"/>
        </w:rPr>
        <w:t>emotions and</w:t>
      </w:r>
      <w:r w:rsidR="004C6E77" w:rsidRPr="0077024F">
        <w:rPr>
          <w:rFonts w:ascii="Times New Roman" w:hAnsi="Times New Roman" w:cs="Times New Roman"/>
          <w:sz w:val="24"/>
          <w:szCs w:val="24"/>
          <w:lang w:val="en-US"/>
        </w:rPr>
        <w:t xml:space="preserve"> do so with comparable efficiency</w:t>
      </w:r>
      <w:r w:rsidR="00EB7F9C" w:rsidRPr="0077024F">
        <w:rPr>
          <w:rFonts w:ascii="Times New Roman" w:hAnsi="Times New Roman" w:cs="Times New Roman"/>
          <w:sz w:val="24"/>
          <w:szCs w:val="24"/>
          <w:lang w:val="en-US"/>
        </w:rPr>
        <w:t xml:space="preserve">. </w:t>
      </w:r>
      <w:bookmarkStart w:id="54" w:name="_Hlk207889425"/>
      <w:r w:rsidR="006046A3" w:rsidRPr="0077024F">
        <w:rPr>
          <w:rFonts w:ascii="Times New Roman" w:hAnsi="Times New Roman" w:cs="Times New Roman"/>
          <w:sz w:val="24"/>
          <w:szCs w:val="24"/>
          <w:lang w:val="en-US"/>
        </w:rPr>
        <w:t xml:space="preserve">Note that the effects of </w:t>
      </w:r>
      <w:r w:rsidR="003346A7" w:rsidRPr="0077024F">
        <w:rPr>
          <w:rFonts w:ascii="Times New Roman" w:hAnsi="Times New Roman" w:cs="Times New Roman"/>
          <w:sz w:val="24"/>
          <w:szCs w:val="24"/>
          <w:lang w:val="en-US"/>
        </w:rPr>
        <w:t>the</w:t>
      </w:r>
      <w:r w:rsidR="006046A3" w:rsidRPr="0077024F">
        <w:rPr>
          <w:rFonts w:ascii="Times New Roman" w:hAnsi="Times New Roman" w:cs="Times New Roman"/>
          <w:sz w:val="24"/>
          <w:szCs w:val="24"/>
          <w:lang w:val="en-US"/>
        </w:rPr>
        <w:t xml:space="preserve"> F0 and timbre manipulation on emotion recognition also provided a complete replication of the pattern observed in professional musicians and non-musicians in our previous study </w:t>
      </w:r>
      <w:sdt>
        <w:sdtPr>
          <w:rPr>
            <w:rFonts w:ascii="Times New Roman" w:hAnsi="Times New Roman" w:cs="Times New Roman"/>
            <w:sz w:val="24"/>
            <w:szCs w:val="24"/>
            <w:lang w:val="en-US"/>
          </w:rPr>
          <w:alias w:val="To edit, see citavi.com/edit"/>
          <w:tag w:val="CitaviPlaceholder#49357fbd-3522-45eb-b240-dcd72d95721b"/>
          <w:id w:val="110793001"/>
          <w:placeholder>
            <w:docPart w:val="DefaultPlaceholder_-1854013440"/>
          </w:placeholder>
        </w:sdtPr>
        <w:sdtContent>
          <w:r w:rsidR="006046A3"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0ODc1NzJhLWJjODAtNGY5Ny1iZDJlLThhMmZmZjYzYzQwM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NDkzNTdmYmQtMzUyMi00NWViLWIyNDAtZGNkNzJkOTU3MjFiIiwiVGV4dCI6IjE0IiwiV0FJVmVyc2lvbiI6IjYuMTEuMC4wIn0=}</w:instrText>
          </w:r>
          <w:r w:rsidR="006046A3"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6046A3" w:rsidRPr="0077024F">
            <w:rPr>
              <w:rFonts w:ascii="Times New Roman" w:hAnsi="Times New Roman" w:cs="Times New Roman"/>
              <w:sz w:val="24"/>
              <w:szCs w:val="24"/>
              <w:lang w:val="en-US"/>
            </w:rPr>
            <w:fldChar w:fldCharType="end"/>
          </w:r>
        </w:sdtContent>
      </w:sdt>
      <w:r w:rsidR="006046A3" w:rsidRPr="0077024F">
        <w:rPr>
          <w:rFonts w:ascii="Times New Roman" w:hAnsi="Times New Roman" w:cs="Times New Roman"/>
          <w:sz w:val="24"/>
          <w:szCs w:val="24"/>
          <w:lang w:val="en-US"/>
        </w:rPr>
        <w:t xml:space="preserve">. </w:t>
      </w:r>
      <w:bookmarkStart w:id="55" w:name="_Hlk209009266"/>
      <w:r w:rsidR="006046A3" w:rsidRPr="0077024F">
        <w:rPr>
          <w:rFonts w:ascii="Times New Roman" w:hAnsi="Times New Roman" w:cs="Times New Roman"/>
          <w:sz w:val="24"/>
          <w:szCs w:val="24"/>
          <w:lang w:val="en-US"/>
        </w:rPr>
        <w:t xml:space="preserve">For an even more detailed reflection on the roles of F0 </w:t>
      </w:r>
      <w:r w:rsidR="006046A3" w:rsidRPr="0077024F">
        <w:rPr>
          <w:rFonts w:ascii="Times New Roman" w:hAnsi="Times New Roman" w:cs="Times New Roman"/>
          <w:sz w:val="24"/>
          <w:szCs w:val="24"/>
          <w:lang w:val="en-US"/>
        </w:rPr>
        <w:lastRenderedPageBreak/>
        <w:t>and timbre for emotion recognition</w:t>
      </w:r>
      <w:r w:rsidR="0039449E" w:rsidRPr="0077024F">
        <w:rPr>
          <w:rFonts w:ascii="Times New Roman" w:hAnsi="Times New Roman" w:cs="Times New Roman"/>
          <w:sz w:val="24"/>
          <w:szCs w:val="24"/>
          <w:lang w:val="en-US"/>
        </w:rPr>
        <w:t>, both on a behavioral and neural level</w:t>
      </w:r>
      <w:r w:rsidR="006046A3" w:rsidRPr="0077024F">
        <w:rPr>
          <w:rFonts w:ascii="Times New Roman" w:hAnsi="Times New Roman" w:cs="Times New Roman"/>
          <w:sz w:val="24"/>
          <w:szCs w:val="24"/>
          <w:lang w:val="en-US"/>
        </w:rPr>
        <w:t xml:space="preserve"> (irrespective of musicality), </w:t>
      </w:r>
      <w:bookmarkEnd w:id="55"/>
      <w:r w:rsidR="006046A3" w:rsidRPr="0077024F">
        <w:rPr>
          <w:rFonts w:ascii="Times New Roman" w:hAnsi="Times New Roman" w:cs="Times New Roman"/>
          <w:sz w:val="24"/>
          <w:szCs w:val="24"/>
          <w:lang w:val="en-US"/>
        </w:rPr>
        <w:t>please also refer to</w:t>
      </w:r>
      <w:ins w:id="56" w:author="Christine Nussbaum" w:date="2025-10-15T15:55:00Z">
        <w:r w:rsidR="00630068" w:rsidRPr="0077024F">
          <w:rPr>
            <w:rFonts w:ascii="Times New Roman" w:hAnsi="Times New Roman" w:cs="Times New Roman"/>
            <w:sz w:val="24"/>
            <w:szCs w:val="24"/>
            <w:lang w:val="en-US"/>
          </w:rPr>
          <w:t xml:space="preserve"> Nussbaum </w:t>
        </w:r>
      </w:ins>
      <w:ins w:id="57" w:author="Christine Nussbaum" w:date="2025-10-15T15:56:00Z">
        <w:r w:rsidR="00630068" w:rsidRPr="0077024F">
          <w:rPr>
            <w:rFonts w:ascii="Times New Roman" w:hAnsi="Times New Roman" w:cs="Times New Roman"/>
            <w:sz w:val="24"/>
            <w:szCs w:val="24"/>
            <w:lang w:val="en-US"/>
          </w:rPr>
          <w:t>et al. 2022</w:t>
        </w:r>
      </w:ins>
      <w:sdt>
        <w:sdtPr>
          <w:rPr>
            <w:rFonts w:ascii="Times New Roman" w:hAnsi="Times New Roman" w:cs="Times New Roman"/>
            <w:sz w:val="24"/>
            <w:szCs w:val="24"/>
            <w:lang w:val="en-US"/>
          </w:rPr>
          <w:alias w:val="To edit, see citavi.com/edit"/>
          <w:tag w:val="CitaviPlaceholder#65e23452-3ae7-4350-93cd-ca87f7dbf542"/>
          <w:id w:val="-1195848194"/>
          <w:placeholder>
            <w:docPart w:val="DefaultPlaceholder_-1854013440"/>
          </w:placeholder>
        </w:sdtPr>
        <w:sdtContent>
          <w:r w:rsidR="006046A3"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ZmQ4ZTY4LWU5MmYtNGNmNi1iMDMzLWVjNWY5YWJkZGU1YyIsIkVudHJpZXMiOlt7IiRpZCI6IjIiLCIkdHlwZSI6IlN3aXNzQWNhZGVtaWMuQ2l0YXZpLkNpdGF0aW9ucy5Xb3JkUGxhY2Vob2xkZXJFbnRyeSwgU3dpc3NBY2FkZW1pYy5DaXRhdmkiLCJJZCI6IjEzNmYyZmQyLWRkYTAtNGM2Zi05ODVmLTJiYWY4Y2FkMjA2MSIsIlJhbmdlTGVuZ3RoIjoyLCJSZWZlcmVuY2VJZCI6IjliMmE5ODk5LTkwNGEtNDcxOS1iZjhiLWE3NjdlNTdmYWMzZ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UtMTAtMTdUMDk6Mjk6MjMiLCJQcm9qZWN0Ijp7IiRyZWYiOiI1In19LCJVc2VOdW1iZXJpbmdUeXBlT2ZQYXJlbnREb2N1bWVudCI6ZmFsc2V9XSwiRm9ybWF0dGVkVGV4dCI6eyIkaWQiOiIxOCIsIkNvdW50IjoxLCJUZXh0VW5pdHMiOlt7IiRpZCI6IjE5IiwiRm9udFN0eWxlIjp7IiRpZCI6IjIwIiwiU3VwZXJzY3JpcHQiOnRydWV9LCJSZWFkaW5nT3JkZXIiOjEsIlRleHQiOiI1OCJ9XX0sIlRhZyI6IkNpdGF2aVBsYWNlaG9sZGVyIzY1ZTIzNDUyLTNhZTctNDM1MC05M2NkLWNhODdmN2RiZjU0MiIsIlRleHQiOiI1OCIsIldBSVZlcnNpb24iOiI2LjExLjAuMCJ9}</w:instrText>
          </w:r>
          <w:r w:rsidR="006046A3"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58</w:t>
          </w:r>
          <w:r w:rsidR="006046A3" w:rsidRPr="0077024F">
            <w:rPr>
              <w:rFonts w:ascii="Times New Roman" w:hAnsi="Times New Roman" w:cs="Times New Roman"/>
              <w:sz w:val="24"/>
              <w:szCs w:val="24"/>
              <w:lang w:val="en-US"/>
            </w:rPr>
            <w:fldChar w:fldCharType="end"/>
          </w:r>
        </w:sdtContent>
      </w:sdt>
      <w:r w:rsidR="006046A3" w:rsidRPr="0077024F">
        <w:rPr>
          <w:rFonts w:ascii="Times New Roman" w:hAnsi="Times New Roman" w:cs="Times New Roman"/>
          <w:sz w:val="24"/>
          <w:szCs w:val="24"/>
          <w:lang w:val="en-US"/>
        </w:rPr>
        <w:t xml:space="preserve"> . </w:t>
      </w:r>
      <w:bookmarkEnd w:id="54"/>
    </w:p>
    <w:p w14:paraId="453B6721" w14:textId="7C98698A" w:rsidR="00797E97" w:rsidRPr="0077024F" w:rsidRDefault="00271744" w:rsidP="00213F4E">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Although this is precisely what we predicted, we </w:t>
      </w:r>
      <w:r w:rsidR="0094734D" w:rsidRPr="0077024F">
        <w:rPr>
          <w:rFonts w:ascii="Times New Roman" w:hAnsi="Times New Roman" w:cs="Times New Roman"/>
          <w:sz w:val="24"/>
          <w:szCs w:val="24"/>
          <w:lang w:val="en-US"/>
        </w:rPr>
        <w:t>want</w:t>
      </w:r>
      <w:r w:rsidRPr="0077024F">
        <w:rPr>
          <w:rFonts w:ascii="Times New Roman" w:hAnsi="Times New Roman" w:cs="Times New Roman"/>
          <w:sz w:val="24"/>
          <w:szCs w:val="24"/>
          <w:lang w:val="en-US"/>
        </w:rPr>
        <w:t xml:space="preserve"> to address t</w:t>
      </w:r>
      <w:r w:rsidR="00213F4E" w:rsidRPr="0077024F">
        <w:rPr>
          <w:rFonts w:ascii="Times New Roman" w:hAnsi="Times New Roman" w:cs="Times New Roman"/>
          <w:sz w:val="24"/>
          <w:szCs w:val="24"/>
          <w:lang w:val="en-US"/>
        </w:rPr>
        <w:t xml:space="preserve">wo </w:t>
      </w:r>
      <w:r w:rsidR="0094734D" w:rsidRPr="0077024F">
        <w:rPr>
          <w:rFonts w:ascii="Times New Roman" w:hAnsi="Times New Roman" w:cs="Times New Roman"/>
          <w:sz w:val="24"/>
          <w:szCs w:val="24"/>
          <w:lang w:val="en-US"/>
        </w:rPr>
        <w:t>observations</w:t>
      </w:r>
      <w:r w:rsidRPr="0077024F">
        <w:rPr>
          <w:rFonts w:ascii="Times New Roman" w:hAnsi="Times New Roman" w:cs="Times New Roman"/>
          <w:sz w:val="24"/>
          <w:szCs w:val="24"/>
          <w:lang w:val="en-US"/>
        </w:rPr>
        <w:t xml:space="preserve"> from the literature which </w:t>
      </w:r>
      <w:r w:rsidR="00E80810" w:rsidRPr="0077024F">
        <w:rPr>
          <w:rFonts w:ascii="Times New Roman" w:hAnsi="Times New Roman" w:cs="Times New Roman"/>
          <w:sz w:val="24"/>
          <w:szCs w:val="24"/>
          <w:lang w:val="en-US"/>
        </w:rPr>
        <w:t xml:space="preserve">may </w:t>
      </w:r>
      <w:r w:rsidRPr="0077024F">
        <w:rPr>
          <w:rFonts w:ascii="Times New Roman" w:hAnsi="Times New Roman" w:cs="Times New Roman"/>
          <w:sz w:val="24"/>
          <w:szCs w:val="24"/>
          <w:lang w:val="en-US"/>
        </w:rPr>
        <w:t>seem incompatible with our findings:</w:t>
      </w:r>
      <w:r w:rsidR="006A4878" w:rsidRPr="0077024F">
        <w:rPr>
          <w:rFonts w:ascii="Times New Roman" w:hAnsi="Times New Roman" w:cs="Times New Roman"/>
          <w:sz w:val="24"/>
          <w:szCs w:val="24"/>
          <w:lang w:val="en-US"/>
        </w:rPr>
        <w:t xml:space="preserve"> </w:t>
      </w:r>
      <w:r w:rsidR="00213F4E" w:rsidRPr="0077024F">
        <w:rPr>
          <w:rFonts w:ascii="Times New Roman" w:hAnsi="Times New Roman" w:cs="Times New Roman"/>
          <w:sz w:val="24"/>
          <w:szCs w:val="24"/>
          <w:lang w:val="en-US"/>
        </w:rPr>
        <w:t xml:space="preserve">First, our findings diverge from </w:t>
      </w:r>
      <w:sdt>
        <w:sdtPr>
          <w:rPr>
            <w:rFonts w:ascii="Times New Roman" w:hAnsi="Times New Roman" w:cs="Times New Roman"/>
            <w:sz w:val="24"/>
            <w:szCs w:val="24"/>
            <w:lang w:val="en-US"/>
          </w:rPr>
          <w:alias w:val="To edit, see citavi.com/edit"/>
          <w:tag w:val="CitaviPlaceholder#006aed43-599d-40bd-acb1-602eaecbef9c"/>
          <w:id w:val="-1758670093"/>
          <w:placeholder>
            <w:docPart w:val="EFAD3311B5884A40A157AF05CF51863C"/>
          </w:placeholder>
        </w:sdtPr>
        <w:sdtContent>
          <w:r w:rsidR="00213F4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3M2Y3NTVhLTEwYzctNGViMC04ZGNlLWRlZDc5MjAwNjJjMyIsIkVudHJpZXMiOlt7IiRpZCI6IjIiLCIkdHlwZSI6IlN3aXNzQWNhZGVtaWMuQ2l0YXZpLkNpdGF0aW9ucy5Xb3JkUGxhY2Vob2xkZXJFbnRyeSwgU3dpc3NBY2FkZW1pYy5DaXRhdmkiLCJJZCI6IjZkMWYyOTA5LTI0NzAtNGEyZC1iNGYzLTM0MzJkYTc4NGYwOSIsIlJhbmdlTGVuZ3RoIjoyLCJSZWZlcmVuY2VJZCI6IjgzZWI5YjZhLThjODAtNDQ5ZC04ODdiLTA3Njg5MTIyZDkyN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lsbGlhbSIsIkxhc3ROYW1lIjoiVGhvbXBzb24iLCJNaWRkbGVOYW1lIjoiRm9yZGUiLCJQcm90ZWN0ZWQiOmZhbHNlLCJTZXgiOjIsIkNyZWF0ZWRCeSI6Il9DaHJpc3RpbmUgTnVzc2JhdW0iLCJDcmVhdGVkT24iOiIyMDIyLTEyLTA3VDE1OjA3OjUxIiwiTW9kaWZpZWRCeSI6Il9DaHJpc3RpbmUgTnVzc2JhdW0iLCJJZCI6ImU1Njk0OWY4LTk1ZjEtNGFhNi1iMDAxLTQ5N2M0MjRlMTQ4ZSIsIk1vZGlmaWVkT24iOiIyMDIyLTEyLTA3VDE1OjA3OjUxIiwiUHJvamVjdCI6eyIkaWQiOiI1IiwiJHR5cGUiOiJTd2lzc0FjYWRlbWljLkNpdGF2aS5Qcm9qZWN0LCBTd2lzc0FjYWRlbWljLkNpdGF2aSJ9fSx7IiRpZCI6IjY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NTA1MzcyNiIsIlVyaVN0cmluZyI6Imh0dHA6Ly93d3cubmNiaS5ubG0ubmloLmdvdi9wdWJtZWQvMTUwNTM3Mj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2IwMTlmYzktY2NlNC00MjE3LWI4NjAtOGUwMzA5OTExMjE5IiwiTW9kaWZpZWRPbiI6IjIwMTktMDItMjFUMTI6NTA6NT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M3LzE1MjgtMzU0Mi40LjEuNDYiLCJVcmlTdHJpbmciOiJodHRwczovL2RvaS5vcmcvMTAuMTAzNy8xNTI4LTM1NDIuNC4xLjQ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zMSJ9XX0sIlRhZyI6IkNpdGF2aVBsYWNlaG9sZGVyIzAwNmFlZDQzLTU5OWQtNDBiZC1hY2IxLTYwMmVhZWNiZWY5YyIsIlRleHQiOiIzMSIsIldBSVZlcnNpb24iOiI2LjExLjAuMCJ9}</w:instrText>
          </w:r>
          <w:r w:rsidR="00213F4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31</w:t>
          </w:r>
          <w:r w:rsidR="00213F4E" w:rsidRPr="0077024F">
            <w:rPr>
              <w:rFonts w:ascii="Times New Roman" w:hAnsi="Times New Roman" w:cs="Times New Roman"/>
              <w:sz w:val="24"/>
              <w:szCs w:val="24"/>
              <w:lang w:val="en-US"/>
            </w:rPr>
            <w:fldChar w:fldCharType="end"/>
          </w:r>
        </w:sdtContent>
      </w:sdt>
      <w:r w:rsidR="00213F4E"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73f755a-10c7-4eb0-8dce-ded7920062c3"/>
          <w:id w:val="-53092836"/>
          <w:placeholder>
            <w:docPart w:val="EFAD3311B5884A40A157AF05CF51863C"/>
          </w:placeholder>
        </w:sdtPr>
        <w:sdtContent>
          <w:r w:rsidR="00213F4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AwNmFlZDQzLTU5OWQtNDBiZC1hY2IxLTYwMmVhZWNiZWY5YyIsIkVudHJpZXMiOlt7IiRpZCI6IjIiLCIkdHlwZSI6IlN3aXNzQWNhZGVtaWMuQ2l0YXZpLkNpdGF0aW9ucy5Xb3JkUGxhY2Vob2xkZXJFbnRyeSwgU3dpc3NBY2FkZW1pYy5DaXRhdmkiLCJJZCI6ImI5MzcyOTYyLWYzODItNGIyMy1iOWExLTY1YTFhNDAzMjhiZiIsIlJhbmdlTGVuZ3RoIjoyLCJSZWZlcmVuY2VJZCI6IjgzZWI5YjZhLThjODAtNDQ5ZC04ODdiLTA3Njg5MTIyZDky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pZCI6IjUiLCIkdHlwZSI6IlN3aXNzQWNhZGVtaWMuQ2l0YXZpLlByb2plY3QsIFN3aXNzQWNhZGVtaWMuQ2l0YXZpIn19LHsiJGlkIjoiNi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1MDUzNzI2IiwiVXJpU3RyaW5nIjoiaHR0cDovL3d3dy5uY2JpLm5sbS5uaWguZ292L3B1Ym1lZC8xNTA1Mzcy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jYjAxOWZjOS1jY2U0LTQyMTctYjg2MC04ZTAzMDk5MTEyMTk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zcvMTUyOC0zNTQyLjQuMS40NiIsIlVyaVN0cmluZyI6Imh0dHBzOi8vZG9pLm9yZy8xMC4xMDM3LzE1MjgtMzU0Mi40LjEuND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jZmYmM3MWMtMWVhZi00MDA4LThkMDUtYmVmNDZjNWMyYzUwIiwiTW9kaWZpZWRPbiI6IjIwMTktMDItMjFUMTI6NTA6NTQiLCJQcm9qZWN0Ijp7IiRyZWYiOiI1In19XSwiTnVtYmVyIjoiMSIsIk9yZ2FuaXphdGlvbnMiOltdLCJPdGhlcnNJbnZvbHZlZCI6W10sIlBhZ2VSYW5nZSI6IjxzcD5cclxuICA8bj40Njwvbj5cclxuICA8aW4+dHJ1ZTwvaW4+XHJcbiAgPG9zPjQ2PC9vcz5cclxuICA8cHM+NDY8L3BzPlxyXG48L3NwPlxyXG48ZXA+XHJcbiAgPG4+NjQ8L24+XHJcbiAgPGluPnRydWU8L2luPlxyXG4gIDxvcz42NDwvb3M+XHJcbiAgPHBzPjY0PC9wcz5cclxuPC9lcD5cclxuPG9zPjQ2LTY0PC9vcz4iLCJQZXJpb2RpY2FsIjp7IiRpZCI6IjE0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}</w:instrText>
          </w:r>
          <w:r w:rsidR="00213F4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31</w:t>
          </w:r>
          <w:r w:rsidR="00213F4E" w:rsidRPr="0077024F">
            <w:rPr>
              <w:rFonts w:ascii="Times New Roman" w:hAnsi="Times New Roman" w:cs="Times New Roman"/>
              <w:sz w:val="24"/>
              <w:szCs w:val="24"/>
              <w:lang w:val="en-US"/>
            </w:rPr>
            <w:fldChar w:fldCharType="end"/>
          </w:r>
        </w:sdtContent>
      </w:sdt>
      <w:r w:rsidR="00213F4E" w:rsidRPr="0077024F">
        <w:rPr>
          <w:rFonts w:ascii="Times New Roman" w:hAnsi="Times New Roman" w:cs="Times New Roman"/>
          <w:sz w:val="24"/>
          <w:szCs w:val="24"/>
          <w:lang w:val="en-US"/>
        </w:rPr>
        <w:t xml:space="preserve">, who found that singing lessons may interfere with vocal emotional processing. However, this study had several methodological limitations including a very small sample size and large drop-out rates. With the present, substantially powered design, we do not see any evidence for a disruptive effect of active singing. This aligns with the broader literature on protective effects of singing on cognitive and socio-emotional functioning </w:t>
      </w:r>
      <w:sdt>
        <w:sdtPr>
          <w:rPr>
            <w:rFonts w:ascii="Times New Roman" w:hAnsi="Times New Roman" w:cs="Times New Roman"/>
            <w:sz w:val="24"/>
            <w:szCs w:val="24"/>
            <w:lang w:val="en-US"/>
          </w:rPr>
          <w:alias w:val="To edit, see citavi.com/edit"/>
          <w:tag w:val="CitaviPlaceholder#1e52669e-c020-40ec-8fb7-9f1cfcbd8efc"/>
          <w:id w:val="1255552990"/>
          <w:placeholder>
            <w:docPart w:val="EFAD3311B5884A40A157AF05CF51863C"/>
          </w:placeholder>
        </w:sdtPr>
        <w:sdtContent>
          <w:r w:rsidR="00213F4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Y2M5ZGQzLWY3MjYtNDdmNi1iOWYxLTA2OTllZTFhNmI5MiIsIlJhbmdlTGVuZ3RoIjoyLCJSZWZlcmVuY2VJZCI6ImFiMjE5MjMyLWZjYWQtNGJhNC1hZjA2LWQ0ODdjODYyNWQy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AxNDk3NDkiLCJVcmlTdHJpbmciOiJodHRwOi8vd3d3Lm5jYmkubmxtLm5paC5nb3YvcHVibWVkLzQwMTQ5NzQ5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YtMDRUMTU6MTc6NDUiLCJNb2RpZmllZEJ5IjoiX0NocmlzdGluZSBOdXNzYmF1bSIsIklkIjoiNDBlZWUyOTEtZTAxNC00ODZkLTgzOGItODAzYTE2MWQ0NzljIiwiTW9kaWZpZWRPbiI6IjIwMjUtMDYtMDRUMTU6MTc6NDU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k0MDM5OCIsIlVyaVN0cmluZyI6Imh0dHBzOi8vd3d3Lm5jYmkubmxtLm5paC5nb3YvcG1jL2FydGljbGVzL1BNQzExOTQwMzk4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2LTA0VDE1OjE3OjQ1IiwiTW9kaWZpZWRCeSI6Il9DaHJpc3RpbmUgTnVzc2JhdW0iLCJJZCI6IjEwYzMzYWQyLTg3YTUtNDUwZC1hNzZkLWE3ODVjODRlMzk4ZSIsIk1vZGlmaWVkT24iOiIyMDI1LTA2LTA0VDE1OjE3OjQ1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5MC9icmFpbnNjaTE1MDMwMjI3IiwiVXJpU3RyaW5nIjoiaHR0cHM6Ly9kb2kub3JnLzEwLjMzOTAvYnJhaW5zY2kxNTAzMDI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jM4NzE2Njk4IiwiVXJpU3RyaW5nIjoiaHR0cDovL3d3dy5uY2JpLm5sbS5uaWguZ292L3B1Ym1lZC8zODcxNjY5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i0wNFQxNToyMDoyMSIsIk1vZGlmaWVkQnkiOiJfQ2hyaXN0aW5lIE51c3NiYXVtIiwiSWQiOiJiZTRmODc4Mi1iZjA0LTQ5NGItOWU3MS0xNzc4MjU4YWJlMDUiLCJNb2RpZmllZE9uIjoiMjAyNS0wNi0wNFQxNToyMDoyMS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EwLjEwMDIvaGJtLjI2NzA1IiwiVXJpU3RyaW5nIjoiaHR0cHM6Ly9kb2kub3JnLzEwLjEwMDIvaGJtLjI2NzA1IiwiTGlua2VkUmVzb3VyY2VTdGF0dXMiOjgsIlByb3BlcnRpZXMiOnsiJGlkIjoi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}</w:instrText>
          </w:r>
          <w:r w:rsidR="00213F4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59, 60</w:t>
          </w:r>
          <w:r w:rsidR="00213F4E" w:rsidRPr="0077024F">
            <w:rPr>
              <w:rFonts w:ascii="Times New Roman" w:hAnsi="Times New Roman" w:cs="Times New Roman"/>
              <w:sz w:val="24"/>
              <w:szCs w:val="24"/>
              <w:lang w:val="en-US"/>
            </w:rPr>
            <w:fldChar w:fldCharType="end"/>
          </w:r>
        </w:sdtContent>
      </w:sdt>
      <w:r w:rsidR="00213F4E" w:rsidRPr="0077024F">
        <w:rPr>
          <w:rFonts w:ascii="Times New Roman" w:hAnsi="Times New Roman" w:cs="Times New Roman"/>
          <w:sz w:val="24"/>
          <w:szCs w:val="24"/>
          <w:lang w:val="en-US"/>
        </w:rPr>
        <w:t>. Second</w:t>
      </w:r>
      <w:r w:rsidRPr="0077024F">
        <w:rPr>
          <w:rFonts w:ascii="Times New Roman" w:hAnsi="Times New Roman" w:cs="Times New Roman"/>
          <w:sz w:val="24"/>
          <w:szCs w:val="24"/>
          <w:lang w:val="en-US"/>
        </w:rPr>
        <w:t>,</w:t>
      </w:r>
      <w:r w:rsidR="008509B5"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several studies found correlation</w:t>
      </w:r>
      <w:r w:rsidR="008509B5" w:rsidRPr="0077024F">
        <w:rPr>
          <w:rFonts w:ascii="Times New Roman" w:hAnsi="Times New Roman" w:cs="Times New Roman"/>
          <w:sz w:val="24"/>
          <w:szCs w:val="24"/>
          <w:lang w:val="en-US"/>
        </w:rPr>
        <w:t>s</w:t>
      </w:r>
      <w:r w:rsidRPr="0077024F">
        <w:rPr>
          <w:rFonts w:ascii="Times New Roman" w:hAnsi="Times New Roman" w:cs="Times New Roman"/>
          <w:sz w:val="24"/>
          <w:szCs w:val="24"/>
          <w:lang w:val="en-US"/>
        </w:rPr>
        <w:t xml:space="preserve"> between singing abilities</w:t>
      </w:r>
      <w:r w:rsidR="00562384" w:rsidRPr="0077024F">
        <w:rPr>
          <w:rFonts w:ascii="Times New Roman" w:hAnsi="Times New Roman" w:cs="Times New Roman"/>
          <w:sz w:val="24"/>
          <w:szCs w:val="24"/>
          <w:lang w:val="en-US"/>
        </w:rPr>
        <w:t xml:space="preserve"> and emotion recognition </w:t>
      </w:r>
      <w:sdt>
        <w:sdtPr>
          <w:rPr>
            <w:rFonts w:ascii="Times New Roman" w:hAnsi="Times New Roman" w:cs="Times New Roman"/>
            <w:sz w:val="24"/>
            <w:szCs w:val="24"/>
            <w:lang w:val="en-US"/>
          </w:rPr>
          <w:alias w:val="To edit, see citavi.com/edit"/>
          <w:tag w:val="CitaviPlaceholder#4c6b30c5-3ba0-4041-b8d3-238c30e5ebcb"/>
          <w:id w:val="1366791064"/>
          <w:placeholder>
            <w:docPart w:val="DefaultPlaceholder_-1854013440"/>
          </w:placeholder>
        </w:sdtPr>
        <w:sdtContent>
          <w:r w:rsidR="0056238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lOGY3YTY4LWJhMjktNDYyNS1iMzE4LTBiODZiY2MwZDNiOS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yZWYiOiI1In19LHsiJGlkIjoiMjM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y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ExL2Jqb3AuMTI2ODQiLCJVcmlTdHJpbmciOiJodHRwczovL2RvaS5vcmcvMTAuMTExMS9iam9wLjEyNjg0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3VDA4OjUyOjA0IiwiTW9kaWZpZWRCeSI6Il9DaHJpc3RpbmUgTnVzc2JhdW0iLCJJZCI6IjM4YWQwNWM5LTk2ODQtNDI4YS1iYWQ1LTJiZGIyNjk0ZTRiZSIsIk1vZGlmaWVkT24iOiIyMDI1LTAxLTA3VDA4OjUyOjA0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zc4NTEzNjkiLCJVcmlTdHJpbmciOiJodHRwOi8vd3d3Lm5jYmkubmxtLm5paC5nb3YvcHVibWVkLzM3ODUxMzY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}</w:instrText>
          </w:r>
          <w:r w:rsidR="0056238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15, 14, 30</w:t>
          </w:r>
          <w:r w:rsidR="00562384" w:rsidRPr="0077024F">
            <w:rPr>
              <w:rFonts w:ascii="Times New Roman" w:hAnsi="Times New Roman" w:cs="Times New Roman"/>
              <w:sz w:val="24"/>
              <w:szCs w:val="24"/>
              <w:lang w:val="en-US"/>
            </w:rPr>
            <w:fldChar w:fldCharType="end"/>
          </w:r>
        </w:sdtContent>
      </w:sdt>
      <w:r w:rsidR="00562384" w:rsidRPr="0077024F">
        <w:rPr>
          <w:rFonts w:ascii="Times New Roman" w:hAnsi="Times New Roman" w:cs="Times New Roman"/>
          <w:sz w:val="24"/>
          <w:szCs w:val="24"/>
          <w:lang w:val="en-US"/>
        </w:rPr>
        <w:t>. However, all these studies included both singers and instrumentalists</w:t>
      </w:r>
      <w:r w:rsidR="00AB63F6" w:rsidRPr="0077024F">
        <w:rPr>
          <w:rFonts w:ascii="Times New Roman" w:hAnsi="Times New Roman" w:cs="Times New Roman"/>
          <w:sz w:val="24"/>
          <w:szCs w:val="24"/>
          <w:lang w:val="en-US"/>
        </w:rPr>
        <w:t>. In fact, it is quite common that instrumentalists have good singing abilities as well, although it</w:t>
      </w:r>
      <w:r w:rsidR="00E75125" w:rsidRPr="0077024F">
        <w:rPr>
          <w:rFonts w:ascii="Times New Roman" w:hAnsi="Times New Roman" w:cs="Times New Roman"/>
          <w:sz w:val="24"/>
          <w:szCs w:val="24"/>
          <w:lang w:val="en-US"/>
        </w:rPr>
        <w:t xml:space="preserve"> i</w:t>
      </w:r>
      <w:r w:rsidR="00AB63F6" w:rsidRPr="0077024F">
        <w:rPr>
          <w:rFonts w:ascii="Times New Roman" w:hAnsi="Times New Roman" w:cs="Times New Roman"/>
          <w:sz w:val="24"/>
          <w:szCs w:val="24"/>
          <w:lang w:val="en-US"/>
        </w:rPr>
        <w:t xml:space="preserve">s not their preferred form of musical expression. </w:t>
      </w:r>
      <w:r w:rsidR="00213F4E" w:rsidRPr="0077024F">
        <w:rPr>
          <w:rFonts w:ascii="Times New Roman" w:hAnsi="Times New Roman" w:cs="Times New Roman"/>
          <w:sz w:val="24"/>
          <w:szCs w:val="24"/>
          <w:lang w:val="en-US"/>
        </w:rPr>
        <w:t>Thus</w:t>
      </w:r>
      <w:r w:rsidR="00562384" w:rsidRPr="0077024F">
        <w:rPr>
          <w:rFonts w:ascii="Times New Roman" w:hAnsi="Times New Roman" w:cs="Times New Roman"/>
          <w:sz w:val="24"/>
          <w:szCs w:val="24"/>
          <w:lang w:val="en-US"/>
        </w:rPr>
        <w:t xml:space="preserve">, </w:t>
      </w:r>
      <w:r w:rsidR="00635E08" w:rsidRPr="0077024F">
        <w:rPr>
          <w:rFonts w:ascii="Times New Roman" w:hAnsi="Times New Roman" w:cs="Times New Roman"/>
          <w:sz w:val="24"/>
          <w:szCs w:val="24"/>
          <w:lang w:val="en-US"/>
        </w:rPr>
        <w:t xml:space="preserve">while we </w:t>
      </w:r>
      <w:r w:rsidR="00562384" w:rsidRPr="0077024F">
        <w:rPr>
          <w:rFonts w:ascii="Times New Roman" w:hAnsi="Times New Roman" w:cs="Times New Roman"/>
          <w:sz w:val="24"/>
          <w:szCs w:val="24"/>
          <w:lang w:val="en-US"/>
        </w:rPr>
        <w:t xml:space="preserve">do not argue against </w:t>
      </w:r>
      <w:r w:rsidR="00213F4E" w:rsidRPr="0077024F">
        <w:rPr>
          <w:rFonts w:ascii="Times New Roman" w:hAnsi="Times New Roman" w:cs="Times New Roman"/>
          <w:sz w:val="24"/>
          <w:szCs w:val="24"/>
          <w:lang w:val="en-US"/>
        </w:rPr>
        <w:t>a relationship between singing abilities and emotion recognition</w:t>
      </w:r>
      <w:r w:rsidR="00562384" w:rsidRPr="0077024F">
        <w:rPr>
          <w:rFonts w:ascii="Times New Roman" w:hAnsi="Times New Roman" w:cs="Times New Roman"/>
          <w:sz w:val="24"/>
          <w:szCs w:val="24"/>
          <w:lang w:val="en-US"/>
        </w:rPr>
        <w:t xml:space="preserve"> per se, we lack evidence that </w:t>
      </w:r>
      <w:r w:rsidR="00635E08" w:rsidRPr="0077024F">
        <w:rPr>
          <w:rFonts w:ascii="Times New Roman" w:hAnsi="Times New Roman" w:cs="Times New Roman"/>
          <w:sz w:val="24"/>
          <w:szCs w:val="24"/>
          <w:lang w:val="en-US"/>
        </w:rPr>
        <w:t xml:space="preserve">emotion recognition </w:t>
      </w:r>
      <w:r w:rsidR="00562384" w:rsidRPr="0077024F">
        <w:rPr>
          <w:rFonts w:ascii="Times New Roman" w:hAnsi="Times New Roman" w:cs="Times New Roman"/>
          <w:sz w:val="24"/>
          <w:szCs w:val="24"/>
          <w:lang w:val="en-US"/>
        </w:rPr>
        <w:t>is more pronounced in specific groups of musicians</w:t>
      </w:r>
      <w:r w:rsidR="00635E08" w:rsidRPr="0077024F">
        <w:rPr>
          <w:rFonts w:ascii="Times New Roman" w:hAnsi="Times New Roman" w:cs="Times New Roman"/>
          <w:sz w:val="24"/>
          <w:szCs w:val="24"/>
          <w:lang w:val="en-US"/>
        </w:rPr>
        <w:t>,</w:t>
      </w:r>
      <w:r w:rsidR="00213F4E" w:rsidRPr="0077024F">
        <w:rPr>
          <w:rFonts w:ascii="Times New Roman" w:hAnsi="Times New Roman" w:cs="Times New Roman"/>
          <w:sz w:val="24"/>
          <w:szCs w:val="24"/>
          <w:lang w:val="en-US"/>
        </w:rPr>
        <w:t xml:space="preserve"> or that this is causally linked to certain musical activities</w:t>
      </w:r>
      <w:r w:rsidR="00562384" w:rsidRPr="0077024F">
        <w:rPr>
          <w:rFonts w:ascii="Times New Roman" w:hAnsi="Times New Roman" w:cs="Times New Roman"/>
          <w:sz w:val="24"/>
          <w:szCs w:val="24"/>
          <w:lang w:val="en-US"/>
        </w:rPr>
        <w:t>.</w:t>
      </w:r>
      <w:r w:rsidR="00213F4E" w:rsidRPr="0077024F">
        <w:rPr>
          <w:rFonts w:ascii="Times New Roman" w:hAnsi="Times New Roman" w:cs="Times New Roman"/>
          <w:sz w:val="24"/>
          <w:szCs w:val="24"/>
          <w:lang w:val="en-US"/>
        </w:rPr>
        <w:t xml:space="preserve"> Instead, this correlation seems </w:t>
      </w:r>
      <w:r w:rsidR="00635E08" w:rsidRPr="0077024F">
        <w:rPr>
          <w:rFonts w:ascii="Times New Roman" w:hAnsi="Times New Roman" w:cs="Times New Roman"/>
          <w:sz w:val="24"/>
          <w:szCs w:val="24"/>
          <w:lang w:val="en-US"/>
        </w:rPr>
        <w:t xml:space="preserve">to be </w:t>
      </w:r>
      <w:r w:rsidR="00213F4E" w:rsidRPr="0077024F">
        <w:rPr>
          <w:rFonts w:ascii="Times New Roman" w:hAnsi="Times New Roman" w:cs="Times New Roman"/>
          <w:sz w:val="24"/>
          <w:szCs w:val="24"/>
          <w:lang w:val="en-US"/>
        </w:rPr>
        <w:t>mediated via natural auditory sensitivity. Note that we</w:t>
      </w:r>
      <w:r w:rsidR="00562384" w:rsidRPr="0077024F">
        <w:rPr>
          <w:rFonts w:ascii="Times New Roman" w:hAnsi="Times New Roman" w:cs="Times New Roman"/>
          <w:sz w:val="24"/>
          <w:szCs w:val="24"/>
          <w:lang w:val="en-US"/>
        </w:rPr>
        <w:t xml:space="preserve"> </w:t>
      </w:r>
      <w:r w:rsidR="00635E08" w:rsidRPr="0077024F">
        <w:rPr>
          <w:rFonts w:ascii="Times New Roman" w:hAnsi="Times New Roman" w:cs="Times New Roman"/>
          <w:sz w:val="24"/>
          <w:szCs w:val="24"/>
          <w:lang w:val="en-US"/>
        </w:rPr>
        <w:t xml:space="preserve">failed to find </w:t>
      </w:r>
      <w:r w:rsidR="00E75125" w:rsidRPr="0077024F">
        <w:rPr>
          <w:rFonts w:ascii="Times New Roman" w:hAnsi="Times New Roman" w:cs="Times New Roman"/>
          <w:sz w:val="24"/>
          <w:szCs w:val="24"/>
          <w:lang w:val="en-US"/>
        </w:rPr>
        <w:t>the</w:t>
      </w:r>
      <w:r w:rsidR="00635E08" w:rsidRPr="0077024F">
        <w:rPr>
          <w:rFonts w:ascii="Times New Roman" w:hAnsi="Times New Roman" w:cs="Times New Roman"/>
          <w:sz w:val="24"/>
          <w:szCs w:val="24"/>
          <w:lang w:val="en-US"/>
        </w:rPr>
        <w:t xml:space="preserve"> </w:t>
      </w:r>
      <w:r w:rsidR="00562384" w:rsidRPr="0077024F">
        <w:rPr>
          <w:rFonts w:ascii="Times New Roman" w:hAnsi="Times New Roman" w:cs="Times New Roman"/>
          <w:sz w:val="24"/>
          <w:szCs w:val="24"/>
          <w:lang w:val="en-US"/>
        </w:rPr>
        <w:t>predicted correlation between self-rated singing abilities and emotion recognition</w:t>
      </w:r>
      <w:r w:rsidR="004C6E77" w:rsidRPr="0077024F">
        <w:rPr>
          <w:rFonts w:ascii="Times New Roman" w:hAnsi="Times New Roman" w:cs="Times New Roman"/>
          <w:sz w:val="24"/>
          <w:szCs w:val="24"/>
          <w:lang w:val="en-US"/>
        </w:rPr>
        <w:t xml:space="preserve"> in the present study</w:t>
      </w:r>
      <w:r w:rsidR="00562384" w:rsidRPr="0077024F">
        <w:rPr>
          <w:rFonts w:ascii="Times New Roman" w:hAnsi="Times New Roman" w:cs="Times New Roman"/>
          <w:sz w:val="24"/>
          <w:szCs w:val="24"/>
          <w:lang w:val="en-US"/>
        </w:rPr>
        <w:t xml:space="preserve">. </w:t>
      </w:r>
      <w:r w:rsidR="00635E08" w:rsidRPr="0077024F">
        <w:rPr>
          <w:rFonts w:ascii="Times New Roman" w:hAnsi="Times New Roman" w:cs="Times New Roman"/>
          <w:sz w:val="24"/>
          <w:szCs w:val="24"/>
          <w:lang w:val="en-US"/>
        </w:rPr>
        <w:t xml:space="preserve">This may be </w:t>
      </w:r>
      <w:r w:rsidR="00562384" w:rsidRPr="0077024F">
        <w:rPr>
          <w:rFonts w:ascii="Times New Roman" w:hAnsi="Times New Roman" w:cs="Times New Roman"/>
          <w:sz w:val="24"/>
          <w:szCs w:val="24"/>
          <w:lang w:val="en-US"/>
        </w:rPr>
        <w:t>attribute</w:t>
      </w:r>
      <w:r w:rsidR="00635E08" w:rsidRPr="0077024F">
        <w:rPr>
          <w:rFonts w:ascii="Times New Roman" w:hAnsi="Times New Roman" w:cs="Times New Roman"/>
          <w:sz w:val="24"/>
          <w:szCs w:val="24"/>
          <w:lang w:val="en-US"/>
        </w:rPr>
        <w:t>d</w:t>
      </w:r>
      <w:r w:rsidR="00562384" w:rsidRPr="0077024F">
        <w:rPr>
          <w:rFonts w:ascii="Times New Roman" w:hAnsi="Times New Roman" w:cs="Times New Roman"/>
          <w:sz w:val="24"/>
          <w:szCs w:val="24"/>
          <w:lang w:val="en-US"/>
        </w:rPr>
        <w:t xml:space="preserve"> to potentially decreased variance in our group of amateurs</w:t>
      </w:r>
      <w:r w:rsidR="000C0F97" w:rsidRPr="0077024F">
        <w:rPr>
          <w:rFonts w:ascii="Times New Roman" w:hAnsi="Times New Roman" w:cs="Times New Roman"/>
          <w:sz w:val="24"/>
          <w:szCs w:val="24"/>
          <w:lang w:val="en-US"/>
        </w:rPr>
        <w:t xml:space="preserve"> </w:t>
      </w:r>
      <w:proofErr w:type="gramStart"/>
      <w:r w:rsidR="000C0F97" w:rsidRPr="0077024F">
        <w:rPr>
          <w:rFonts w:ascii="Times New Roman" w:hAnsi="Times New Roman" w:cs="Times New Roman"/>
          <w:sz w:val="24"/>
          <w:szCs w:val="24"/>
          <w:lang w:val="en-US"/>
        </w:rPr>
        <w:t>with regard to</w:t>
      </w:r>
      <w:proofErr w:type="gramEnd"/>
      <w:r w:rsidR="000C0F97" w:rsidRPr="0077024F">
        <w:rPr>
          <w:rFonts w:ascii="Times New Roman" w:hAnsi="Times New Roman" w:cs="Times New Roman"/>
          <w:sz w:val="24"/>
          <w:szCs w:val="24"/>
          <w:lang w:val="en-US"/>
        </w:rPr>
        <w:t xml:space="preserve"> </w:t>
      </w:r>
      <w:r w:rsidR="008509B5" w:rsidRPr="0077024F">
        <w:rPr>
          <w:rFonts w:ascii="Times New Roman" w:hAnsi="Times New Roman" w:cs="Times New Roman"/>
          <w:sz w:val="24"/>
          <w:szCs w:val="24"/>
          <w:lang w:val="en-US"/>
        </w:rPr>
        <w:t xml:space="preserve">self-rated </w:t>
      </w:r>
      <w:r w:rsidR="000C0F97" w:rsidRPr="0077024F">
        <w:rPr>
          <w:rFonts w:ascii="Times New Roman" w:hAnsi="Times New Roman" w:cs="Times New Roman"/>
          <w:sz w:val="24"/>
          <w:szCs w:val="24"/>
          <w:lang w:val="en-US"/>
        </w:rPr>
        <w:t>musicality</w:t>
      </w:r>
      <w:r w:rsidR="001D78D0" w:rsidRPr="0077024F">
        <w:rPr>
          <w:rFonts w:ascii="Times New Roman" w:hAnsi="Times New Roman" w:cs="Times New Roman"/>
          <w:sz w:val="24"/>
          <w:szCs w:val="24"/>
          <w:lang w:val="en-US"/>
        </w:rPr>
        <w:t xml:space="preserve"> (Gold-MSI)</w:t>
      </w:r>
      <w:r w:rsidR="00635E08" w:rsidRPr="0077024F">
        <w:rPr>
          <w:rFonts w:ascii="Times New Roman" w:hAnsi="Times New Roman" w:cs="Times New Roman"/>
          <w:sz w:val="24"/>
          <w:szCs w:val="24"/>
          <w:lang w:val="en-US"/>
        </w:rPr>
        <w:t>. In fact,</w:t>
      </w:r>
      <w:r w:rsidR="001D78D0" w:rsidRPr="0077024F">
        <w:rPr>
          <w:rFonts w:ascii="Times New Roman" w:hAnsi="Times New Roman" w:cs="Times New Roman"/>
          <w:sz w:val="24"/>
          <w:szCs w:val="24"/>
          <w:lang w:val="en-US"/>
        </w:rPr>
        <w:t xml:space="preserve"> we did not find any correlations with the Gold-MSI</w:t>
      </w:r>
      <w:r w:rsidR="00995C46" w:rsidRPr="0077024F">
        <w:rPr>
          <w:rFonts w:ascii="Times New Roman" w:hAnsi="Times New Roman" w:cs="Times New Roman"/>
          <w:sz w:val="24"/>
          <w:szCs w:val="24"/>
          <w:lang w:val="en-US"/>
        </w:rPr>
        <w:t xml:space="preserve"> subscales</w:t>
      </w:r>
      <w:r w:rsidR="00635E08" w:rsidRPr="0077024F">
        <w:rPr>
          <w:rFonts w:ascii="Times New Roman" w:hAnsi="Times New Roman" w:cs="Times New Roman"/>
          <w:sz w:val="24"/>
          <w:szCs w:val="24"/>
          <w:lang w:val="en-US"/>
        </w:rPr>
        <w:t xml:space="preserve"> in amateurs</w:t>
      </w:r>
      <w:r w:rsidR="00995C46" w:rsidRPr="0077024F">
        <w:rPr>
          <w:rFonts w:ascii="Times New Roman" w:hAnsi="Times New Roman" w:cs="Times New Roman"/>
          <w:sz w:val="24"/>
          <w:szCs w:val="24"/>
          <w:lang w:val="en-US"/>
        </w:rPr>
        <w:t xml:space="preserve">, which is in contrast to the pattern we had observed in the sample comprised of professionals and non-musicians </w:t>
      </w:r>
      <w:sdt>
        <w:sdtPr>
          <w:rPr>
            <w:rFonts w:ascii="Times New Roman" w:hAnsi="Times New Roman" w:cs="Times New Roman"/>
            <w:sz w:val="24"/>
            <w:szCs w:val="24"/>
            <w:lang w:val="en-US"/>
          </w:rPr>
          <w:alias w:val="To edit, see citavi.com/edit"/>
          <w:tag w:val="CitaviPlaceholder#35aef4f8-4cdf-4156-a72c-562a2458e471"/>
          <w:id w:val="234666427"/>
          <w:placeholder>
            <w:docPart w:val="DefaultPlaceholder_-1854013440"/>
          </w:placeholder>
        </w:sdtPr>
        <w:sdtContent>
          <w:r w:rsidR="00995C46"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Y2M4N2FjLTg4NWUtNDY1YS04NTQ1LTI2ZTcyOTA3ZDk1My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MzVhZWY0ZjgtNGNkZi00MTU2LWE3MmMtNTYyYTI0NThlNDcxIiwiVGV4dCI6IjE0IiwiV0FJVmVyc2lvbiI6IjYuMTEuMC4wIn0=}</w:instrText>
          </w:r>
          <w:r w:rsidR="00995C46"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995C46" w:rsidRPr="0077024F">
            <w:rPr>
              <w:rFonts w:ascii="Times New Roman" w:hAnsi="Times New Roman" w:cs="Times New Roman"/>
              <w:sz w:val="24"/>
              <w:szCs w:val="24"/>
              <w:lang w:val="en-US"/>
            </w:rPr>
            <w:fldChar w:fldCharType="end"/>
          </w:r>
        </w:sdtContent>
      </w:sdt>
      <w:r w:rsidR="000C0F97" w:rsidRPr="0077024F">
        <w:rPr>
          <w:rFonts w:ascii="Times New Roman" w:hAnsi="Times New Roman" w:cs="Times New Roman"/>
          <w:sz w:val="24"/>
          <w:szCs w:val="24"/>
          <w:lang w:val="en-US"/>
        </w:rPr>
        <w:t>.</w:t>
      </w:r>
      <w:r w:rsidR="008509B5" w:rsidRPr="0077024F">
        <w:rPr>
          <w:rFonts w:ascii="Times New Roman" w:hAnsi="Times New Roman" w:cs="Times New Roman"/>
          <w:sz w:val="24"/>
          <w:szCs w:val="24"/>
          <w:lang w:val="en-US"/>
        </w:rPr>
        <w:t xml:space="preserve"> </w:t>
      </w:r>
    </w:p>
    <w:p w14:paraId="0157AD86" w14:textId="391F68B9" w:rsidR="00484889" w:rsidRPr="0077024F" w:rsidRDefault="0094734D" w:rsidP="00D93F94">
      <w:pPr>
        <w:pStyle w:val="berschrift2"/>
        <w:numPr>
          <w:ilvl w:val="0"/>
          <w:numId w:val="0"/>
        </w:numPr>
        <w:spacing w:line="480" w:lineRule="auto"/>
        <w:ind w:left="708"/>
        <w:rPr>
          <w:rFonts w:ascii="Times New Roman" w:hAnsi="Times New Roman" w:cs="Times New Roman"/>
          <w:sz w:val="24"/>
          <w:szCs w:val="24"/>
          <w:lang w:val="en-US"/>
        </w:rPr>
      </w:pPr>
      <w:bookmarkStart w:id="58" w:name="_Toc200448888"/>
      <w:r w:rsidRPr="0077024F">
        <w:rPr>
          <w:rFonts w:ascii="Times New Roman" w:hAnsi="Times New Roman" w:cs="Times New Roman"/>
          <w:sz w:val="24"/>
          <w:szCs w:val="24"/>
          <w:lang w:val="en-US"/>
        </w:rPr>
        <w:t>Amateurs compared to professional musicians and non-musicians</w:t>
      </w:r>
      <w:bookmarkEnd w:id="58"/>
    </w:p>
    <w:p w14:paraId="0C8BE446" w14:textId="06A8403B" w:rsidR="00947754" w:rsidRPr="0077024F" w:rsidRDefault="00AB63F6" w:rsidP="00947754">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As predicted</w:t>
      </w:r>
      <w:r w:rsidR="0094734D" w:rsidRPr="0077024F">
        <w:rPr>
          <w:rFonts w:ascii="Times New Roman" w:hAnsi="Times New Roman" w:cs="Times New Roman"/>
          <w:sz w:val="24"/>
          <w:szCs w:val="24"/>
          <w:lang w:val="en-US"/>
        </w:rPr>
        <w:t>, we found evidence that emotion perception performance does not differ between amateur musicians and</w:t>
      </w:r>
      <w:r w:rsidR="001D78D0" w:rsidRPr="0077024F">
        <w:rPr>
          <w:rFonts w:ascii="Times New Roman" w:hAnsi="Times New Roman" w:cs="Times New Roman"/>
          <w:sz w:val="24"/>
          <w:szCs w:val="24"/>
          <w:lang w:val="en-US"/>
        </w:rPr>
        <w:t xml:space="preserve"> professionals</w:t>
      </w:r>
      <w:r w:rsidR="0094734D" w:rsidRPr="0077024F">
        <w:rPr>
          <w:rFonts w:ascii="Times New Roman" w:hAnsi="Times New Roman" w:cs="Times New Roman"/>
          <w:sz w:val="24"/>
          <w:szCs w:val="24"/>
          <w:lang w:val="en-US"/>
        </w:rPr>
        <w:t xml:space="preserve">, further strengthening the notion that the </w:t>
      </w:r>
      <w:r w:rsidR="0094734D" w:rsidRPr="0077024F">
        <w:rPr>
          <w:rFonts w:ascii="Times New Roman" w:hAnsi="Times New Roman" w:cs="Times New Roman"/>
          <w:sz w:val="24"/>
          <w:szCs w:val="24"/>
          <w:lang w:val="en-US"/>
        </w:rPr>
        <w:lastRenderedPageBreak/>
        <w:t xml:space="preserve">amount of music training is not a major influence on vocal emotion </w:t>
      </w:r>
      <w:r w:rsidR="001241B7" w:rsidRPr="0077024F">
        <w:rPr>
          <w:rFonts w:ascii="Times New Roman" w:hAnsi="Times New Roman" w:cs="Times New Roman"/>
          <w:sz w:val="24"/>
          <w:szCs w:val="24"/>
          <w:lang w:val="en-US"/>
        </w:rPr>
        <w:t>recognition abilities</w:t>
      </w:r>
      <w:r w:rsidR="0094734D" w:rsidRPr="0077024F">
        <w:rPr>
          <w:rFonts w:ascii="Times New Roman" w:hAnsi="Times New Roman" w:cs="Times New Roman"/>
          <w:sz w:val="24"/>
          <w:szCs w:val="24"/>
          <w:lang w:val="en-US"/>
        </w:rPr>
        <w:t xml:space="preserve"> </w:t>
      </w:r>
      <w:sdt>
        <w:sdtPr>
          <w:rPr>
            <w:rFonts w:ascii="Times New Roman" w:hAnsi="Times New Roman" w:cs="Times New Roman"/>
            <w:lang w:val="en-US"/>
          </w:rPr>
          <w:alias w:val="To edit, see citavi.com/edit"/>
          <w:tag w:val="CitaviPlaceholder#5d4dd07c-086c-4824-a3ca-24693ee5e3b9"/>
          <w:id w:val="1976629165"/>
          <w:placeholder>
            <w:docPart w:val="DefaultPlaceholder_-1854013440"/>
          </w:placeholder>
        </w:sdtPr>
        <w:sdtContent>
          <w:r w:rsidR="0094734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lZjRkOTI4LTA3NTktNGJmMi04OTg2LTRlMmYxNTYwYjg0NiIsIlJhbmdlTGVuZ3RoIjoxLCJSZWZlcmVuY2VJZCI6IjRmZmI1Y2MyLWVmZmMtNDkwOC1iYzVjLTk4YTk2YzllMGY3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FLiIsIkxhc3ROYW1lIjoiU2NoZWxsZW5iZXJnIiwiTWlkZGxlTmFtZSI6IkdsZW5uIiwiUHJvdGVjdGVkIjpmYWxzZSwiU2V4IjowLCJDcmVhdGVkQnkiOiJfQ2hyaXN0aW5lIE51c3NiYXVtIiwiQ3JlYXRlZE9uIjoiMjAyMi0xMi0wN1QxMDo0Nzo0MSIsIk1vZGlmaWVkQnkiOiJfQ2hyaXN0aW5lIE51c3NiYXVtIiwiSWQiOiJmOTAzN2Q3MC1jNzY0LTRmYWQtODkyOC1kZTQ1NzlkYWFkMWIiLCJNb2RpZmllZE9uIjoiMjAyMi0xMi0wN1QxMDo0Nzo0MSIsIlByb2plY3QiOnsiJGlkIjoiNSIsIiR0eXBlIjoiU3dpc3NBY2FkZW1pYy5DaXRhdmkuUHJvamVjdCwgU3dpc3NBY2FkZW1pYy5DaXRhdmkifX0seyIkaWQiOiI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TY2hlbGxlbmJlcmdfMjAyNCIsIkNpdGF0aW9uS2V5VXBkYXRlVHlwZSI6MCwiQ29sbGFib3JhdG9ycyI6W10sIkRhdGUyIjoiMjIuMDkuMjAyMyIsIkRvaSI6IjEwLjExNDYvYW5udXJldi1wc3ljaC0wMzIzMjMtMDUxMzU0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NzczODUxNCIsIlVyaVN0cmluZyI6Imh0dHA6Ly93d3cubmNiaS5ubG0ubmloLmdvdi9wdWJtZWQvMzc3Mzg1MT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jozMCIsIk1vZGlmaWVkQnkiOiJfQ2hyaXN0aW5lIE51c3NiYXVtIiwiSWQiOiJlZTZmOTkzNC04YTg5LTQxMTEtYThjNS0wNzA2ZTZmOTU5N2UiLCJNb2RpZmllZE9uIjoiMjAyNS0wMy0xOFQxMzozNjozM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xNDYvYW5udXJldi1wc3ljaC0wMzIzMjMtMDUxMzU0IiwiVXJpU3RyaW5nIjoiaHR0cHM6Ly9kb2kub3JnLzEwLjExNDYvYW5udXJldi1wc3ljaC0wMzIzMjMtMDUxMzU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OSJ9XX0sIlRhZyI6IkNpdGF2aVBsYWNlaG9sZGVyIzVkNGRkMDdjLTA4NmMtNDgyNC1hM2NhLTI0NjkzZWU1ZTNiOSIsIlRleHQiOiI5IiwiV0FJVmVyc2lvbiI6IjYuMTEuMC4wIn0=}</w:instrText>
          </w:r>
          <w:r w:rsidR="0094734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9</w:t>
          </w:r>
          <w:r w:rsidR="0094734D" w:rsidRPr="0077024F">
            <w:rPr>
              <w:rFonts w:ascii="Times New Roman" w:hAnsi="Times New Roman" w:cs="Times New Roman"/>
              <w:sz w:val="24"/>
              <w:szCs w:val="24"/>
              <w:lang w:val="en-US"/>
            </w:rPr>
            <w:fldChar w:fldCharType="end"/>
          </w:r>
        </w:sdtContent>
      </w:sdt>
      <w:r w:rsidR="0094734D" w:rsidRPr="0077024F">
        <w:rPr>
          <w:rFonts w:ascii="Times New Roman" w:hAnsi="Times New Roman" w:cs="Times New Roman"/>
          <w:sz w:val="24"/>
          <w:szCs w:val="24"/>
          <w:lang w:val="en-US"/>
        </w:rPr>
        <w:t>.</w:t>
      </w:r>
      <w:r w:rsidR="00947754" w:rsidRPr="0077024F">
        <w:rPr>
          <w:rFonts w:ascii="Times New Roman" w:hAnsi="Times New Roman" w:cs="Times New Roman"/>
          <w:sz w:val="24"/>
          <w:szCs w:val="24"/>
          <w:lang w:val="en-US"/>
        </w:rPr>
        <w:t xml:space="preserve"> </w:t>
      </w:r>
      <w:r w:rsidR="00386032" w:rsidRPr="0077024F">
        <w:rPr>
          <w:rFonts w:ascii="Times New Roman" w:hAnsi="Times New Roman" w:cs="Times New Roman"/>
          <w:sz w:val="24"/>
          <w:szCs w:val="24"/>
          <w:lang w:val="en-US"/>
        </w:rPr>
        <w:t>W</w:t>
      </w:r>
      <w:r w:rsidR="00947754" w:rsidRPr="0077024F">
        <w:rPr>
          <w:rFonts w:ascii="Times New Roman" w:hAnsi="Times New Roman" w:cs="Times New Roman"/>
          <w:sz w:val="24"/>
          <w:szCs w:val="24"/>
          <w:lang w:val="en-US"/>
        </w:rPr>
        <w:t xml:space="preserve">e also </w:t>
      </w:r>
      <w:r w:rsidR="00386032" w:rsidRPr="0077024F">
        <w:rPr>
          <w:rFonts w:ascii="Times New Roman" w:hAnsi="Times New Roman" w:cs="Times New Roman"/>
          <w:sz w:val="24"/>
          <w:szCs w:val="24"/>
          <w:lang w:val="en-US"/>
        </w:rPr>
        <w:t xml:space="preserve">had </w:t>
      </w:r>
      <w:r w:rsidR="00947754" w:rsidRPr="0077024F">
        <w:rPr>
          <w:rFonts w:ascii="Times New Roman" w:hAnsi="Times New Roman" w:cs="Times New Roman"/>
          <w:sz w:val="24"/>
          <w:szCs w:val="24"/>
          <w:lang w:val="en-US"/>
        </w:rPr>
        <w:t xml:space="preserve">hypothesized that amateurs would outperform non-musicians, because professionals outperformed them in our previous study </w:t>
      </w:r>
      <w:sdt>
        <w:sdtPr>
          <w:rPr>
            <w:rFonts w:ascii="Times New Roman" w:hAnsi="Times New Roman" w:cs="Times New Roman"/>
            <w:sz w:val="24"/>
            <w:szCs w:val="24"/>
            <w:lang w:val="en-US"/>
          </w:rPr>
          <w:alias w:val="To edit, see citavi.com/edit"/>
          <w:tag w:val="CitaviPlaceholder#5806ac17-75e4-44d1-9bec-8710e2fa6771"/>
          <w:id w:val="685096787"/>
          <w:placeholder>
            <w:docPart w:val="DefaultPlaceholder_-1854013440"/>
          </w:placeholder>
        </w:sdtPr>
        <w:sdtContent>
          <w:r w:rsidR="0094775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MmFhNjRlLTBhNGEtNGYzNy05MjFiLWQyNjM4NTJjZTM0M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NTgwNmFjMTctNzVlNC00NGQxLTliZWMtODcxMGUyZmE2NzcxIiwiVGV4dCI6IjE0IiwiV0FJVmVyc2lvbiI6IjYuMTEuMC4wIn0=}</w:instrText>
          </w:r>
          <w:r w:rsidR="0094775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947754" w:rsidRPr="0077024F">
            <w:rPr>
              <w:rFonts w:ascii="Times New Roman" w:hAnsi="Times New Roman" w:cs="Times New Roman"/>
              <w:sz w:val="24"/>
              <w:szCs w:val="24"/>
              <w:lang w:val="en-US"/>
            </w:rPr>
            <w:fldChar w:fldCharType="end"/>
          </w:r>
        </w:sdtContent>
      </w:sdt>
      <w:r w:rsidR="00947754" w:rsidRPr="0077024F">
        <w:rPr>
          <w:rFonts w:ascii="Times New Roman" w:hAnsi="Times New Roman" w:cs="Times New Roman"/>
          <w:sz w:val="24"/>
          <w:szCs w:val="24"/>
          <w:lang w:val="en-US"/>
        </w:rPr>
        <w:t xml:space="preserve">. </w:t>
      </w:r>
      <w:r w:rsidR="00BC6348" w:rsidRPr="0077024F">
        <w:rPr>
          <w:rFonts w:ascii="Times New Roman" w:hAnsi="Times New Roman" w:cs="Times New Roman"/>
          <w:sz w:val="24"/>
          <w:szCs w:val="24"/>
          <w:lang w:val="en-US"/>
        </w:rPr>
        <w:t>This comparison yielded inconclusive</w:t>
      </w:r>
      <w:r w:rsidR="00947754" w:rsidRPr="0077024F">
        <w:rPr>
          <w:rFonts w:ascii="Times New Roman" w:hAnsi="Times New Roman" w:cs="Times New Roman"/>
          <w:sz w:val="24"/>
          <w:szCs w:val="24"/>
          <w:lang w:val="en-US"/>
        </w:rPr>
        <w:t xml:space="preserve"> evidence. We speculate</w:t>
      </w:r>
      <w:r w:rsidR="00BC6348" w:rsidRPr="0077024F">
        <w:rPr>
          <w:rFonts w:ascii="Times New Roman" w:hAnsi="Times New Roman" w:cs="Times New Roman"/>
          <w:sz w:val="24"/>
          <w:szCs w:val="24"/>
          <w:lang w:val="en-US"/>
        </w:rPr>
        <w:t xml:space="preserve"> that</w:t>
      </w:r>
      <w:r w:rsidR="00947754" w:rsidRPr="0077024F">
        <w:rPr>
          <w:rFonts w:ascii="Times New Roman" w:hAnsi="Times New Roman" w:cs="Times New Roman"/>
          <w:sz w:val="24"/>
          <w:szCs w:val="24"/>
          <w:lang w:val="en-US"/>
        </w:rPr>
        <w:t xml:space="preserve"> </w:t>
      </w:r>
      <w:r w:rsidR="00BC6348" w:rsidRPr="0077024F">
        <w:rPr>
          <w:rFonts w:ascii="Times New Roman" w:hAnsi="Times New Roman" w:cs="Times New Roman"/>
          <w:sz w:val="24"/>
          <w:szCs w:val="24"/>
          <w:lang w:val="en-US"/>
        </w:rPr>
        <w:t xml:space="preserve">the </w:t>
      </w:r>
      <w:r w:rsidR="00386032" w:rsidRPr="0077024F">
        <w:rPr>
          <w:rFonts w:ascii="Times New Roman" w:hAnsi="Times New Roman" w:cs="Times New Roman"/>
          <w:sz w:val="24"/>
          <w:szCs w:val="24"/>
          <w:lang w:val="en-US"/>
        </w:rPr>
        <w:t xml:space="preserve">present </w:t>
      </w:r>
      <w:r w:rsidR="00BC6348" w:rsidRPr="0077024F">
        <w:rPr>
          <w:rFonts w:ascii="Times New Roman" w:hAnsi="Times New Roman" w:cs="Times New Roman"/>
          <w:sz w:val="24"/>
          <w:szCs w:val="24"/>
          <w:lang w:val="en-US"/>
        </w:rPr>
        <w:t>amateur sample was more heterogenous than the professional one</w:t>
      </w:r>
      <w:r w:rsidR="00947754" w:rsidRPr="0077024F">
        <w:rPr>
          <w:rFonts w:ascii="Times New Roman" w:hAnsi="Times New Roman" w:cs="Times New Roman"/>
          <w:sz w:val="24"/>
          <w:szCs w:val="24"/>
          <w:lang w:val="en-US"/>
        </w:rPr>
        <w:t xml:space="preserve">, and as a result, our design </w:t>
      </w:r>
      <w:r w:rsidR="00386032" w:rsidRPr="0077024F">
        <w:rPr>
          <w:rFonts w:ascii="Times New Roman" w:hAnsi="Times New Roman" w:cs="Times New Roman"/>
          <w:sz w:val="24"/>
          <w:szCs w:val="24"/>
          <w:lang w:val="en-US"/>
        </w:rPr>
        <w:t xml:space="preserve">may have </w:t>
      </w:r>
      <w:r w:rsidR="00947754" w:rsidRPr="0077024F">
        <w:rPr>
          <w:rFonts w:ascii="Times New Roman" w:hAnsi="Times New Roman" w:cs="Times New Roman"/>
          <w:sz w:val="24"/>
          <w:szCs w:val="24"/>
          <w:lang w:val="en-US"/>
        </w:rPr>
        <w:t xml:space="preserve">lacked statistical power to detect potentially small differences between amateurs and non-musicians, despite the substantial sample size. </w:t>
      </w:r>
      <w:r w:rsidR="00BC6348" w:rsidRPr="0077024F">
        <w:rPr>
          <w:rFonts w:ascii="Times New Roman" w:hAnsi="Times New Roman" w:cs="Times New Roman"/>
          <w:sz w:val="24"/>
          <w:szCs w:val="24"/>
          <w:lang w:val="en-US"/>
        </w:rPr>
        <w:t xml:space="preserve">This </w:t>
      </w:r>
      <w:r w:rsidR="00386032" w:rsidRPr="0077024F">
        <w:rPr>
          <w:rFonts w:ascii="Times New Roman" w:hAnsi="Times New Roman" w:cs="Times New Roman"/>
          <w:sz w:val="24"/>
          <w:szCs w:val="24"/>
          <w:lang w:val="en-US"/>
        </w:rPr>
        <w:t xml:space="preserve">issue </w:t>
      </w:r>
      <w:r w:rsidR="00BC6348" w:rsidRPr="0077024F">
        <w:rPr>
          <w:rFonts w:ascii="Times New Roman" w:hAnsi="Times New Roman" w:cs="Times New Roman"/>
          <w:sz w:val="24"/>
          <w:szCs w:val="24"/>
          <w:lang w:val="en-US"/>
        </w:rPr>
        <w:t>may be resolved in a follow-up study.</w:t>
      </w:r>
    </w:p>
    <w:p w14:paraId="16691C36" w14:textId="168BE172" w:rsidR="00947754" w:rsidRPr="0077024F" w:rsidRDefault="00947754" w:rsidP="00D66D3F">
      <w:pPr>
        <w:spacing w:line="480" w:lineRule="auto"/>
        <w:ind w:firstLine="360"/>
        <w:rPr>
          <w:ins w:id="59" w:author="christine.nussbaum" w:date="2025-10-24T13:49:00Z" w16du:dateUtc="2025-10-24T11:49:00Z"/>
          <w:rFonts w:ascii="Times New Roman" w:hAnsi="Times New Roman" w:cs="Times New Roman"/>
          <w:sz w:val="24"/>
          <w:szCs w:val="24"/>
          <w:lang w:val="en-US"/>
        </w:rPr>
      </w:pPr>
      <w:r w:rsidRPr="0077024F">
        <w:rPr>
          <w:rFonts w:ascii="Times New Roman" w:hAnsi="Times New Roman" w:cs="Times New Roman"/>
          <w:sz w:val="24"/>
          <w:szCs w:val="24"/>
          <w:lang w:val="en-US"/>
        </w:rPr>
        <w:tab/>
        <w:t xml:space="preserve">In addition to the direct group comparison, we performed </w:t>
      </w:r>
      <w:r w:rsidR="00D66D3F" w:rsidRPr="0077024F">
        <w:rPr>
          <w:rFonts w:ascii="Times New Roman" w:hAnsi="Times New Roman" w:cs="Times New Roman"/>
          <w:sz w:val="24"/>
          <w:szCs w:val="24"/>
          <w:lang w:val="en-US"/>
        </w:rPr>
        <w:t xml:space="preserve">a correlational analysis on our sample of amateurs (Part II) which was in parallel to </w:t>
      </w:r>
      <w:r w:rsidR="00630530" w:rsidRPr="0077024F">
        <w:rPr>
          <w:rFonts w:ascii="Times New Roman" w:hAnsi="Times New Roman" w:cs="Times New Roman"/>
          <w:sz w:val="24"/>
          <w:szCs w:val="24"/>
          <w:lang w:val="en-US"/>
        </w:rPr>
        <w:t>an analysis</w:t>
      </w:r>
      <w:r w:rsidR="00D66D3F" w:rsidRPr="0077024F">
        <w:rPr>
          <w:rFonts w:ascii="Times New Roman" w:hAnsi="Times New Roman" w:cs="Times New Roman"/>
          <w:sz w:val="24"/>
          <w:szCs w:val="24"/>
          <w:lang w:val="en-US"/>
        </w:rPr>
        <w:t xml:space="preserve"> we had performed </w:t>
      </w:r>
      <w:r w:rsidR="00310C23" w:rsidRPr="0077024F">
        <w:rPr>
          <w:rFonts w:ascii="Times New Roman" w:hAnsi="Times New Roman" w:cs="Times New Roman"/>
          <w:sz w:val="24"/>
          <w:szCs w:val="24"/>
          <w:lang w:val="en-US"/>
        </w:rPr>
        <w:t xml:space="preserve">previously </w:t>
      </w:r>
      <w:r w:rsidR="00D66D3F" w:rsidRPr="0077024F">
        <w:rPr>
          <w:rFonts w:ascii="Times New Roman" w:hAnsi="Times New Roman" w:cs="Times New Roman"/>
          <w:sz w:val="24"/>
          <w:szCs w:val="24"/>
          <w:lang w:val="en-US"/>
        </w:rPr>
        <w:t xml:space="preserve">on professionals and non-musicians </w:t>
      </w:r>
      <w:sdt>
        <w:sdtPr>
          <w:rPr>
            <w:rFonts w:ascii="Times New Roman" w:hAnsi="Times New Roman" w:cs="Times New Roman"/>
            <w:sz w:val="24"/>
            <w:szCs w:val="24"/>
            <w:lang w:val="en-US"/>
          </w:rPr>
          <w:alias w:val="To edit, see citavi.com/edit"/>
          <w:tag w:val="CitaviPlaceholder#4220d231-13c2-4505-8554-4d0d3439abd1"/>
          <w:id w:val="-1782725946"/>
          <w:placeholder>
            <w:docPart w:val="DefaultPlaceholder_-1854013440"/>
          </w:placeholder>
        </w:sdtPr>
        <w:sdtContent>
          <w:r w:rsidR="00D66D3F"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2MzM0YWYyLTI5NGYtNDVhYS1hNmYxLWI2MmZlYWNjZGRiNC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NDIyMGQyMzEtMTNjMi00NTA1LTg1NTQtNGQwZDM0MzlhYmQxIiwiVGV4dCI6IjE0IiwiV0FJVmVyc2lvbiI6IjYuMTEuMC4wIn0=}</w:instrText>
          </w:r>
          <w:r w:rsidR="00D66D3F"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00D66D3F" w:rsidRPr="0077024F">
            <w:rPr>
              <w:rFonts w:ascii="Times New Roman" w:hAnsi="Times New Roman" w:cs="Times New Roman"/>
              <w:sz w:val="24"/>
              <w:szCs w:val="24"/>
              <w:lang w:val="en-US"/>
            </w:rPr>
            <w:fldChar w:fldCharType="end"/>
          </w:r>
        </w:sdtContent>
      </w:sdt>
      <w:r w:rsidR="00D66D3F" w:rsidRPr="0077024F">
        <w:rPr>
          <w:rFonts w:ascii="Times New Roman" w:hAnsi="Times New Roman" w:cs="Times New Roman"/>
          <w:sz w:val="24"/>
          <w:szCs w:val="24"/>
          <w:lang w:val="en-US"/>
        </w:rPr>
        <w:t xml:space="preserve">. Importantly, </w:t>
      </w:r>
      <w:r w:rsidRPr="0077024F">
        <w:rPr>
          <w:rFonts w:ascii="Times New Roman" w:hAnsi="Times New Roman" w:cs="Times New Roman"/>
          <w:sz w:val="24"/>
          <w:szCs w:val="24"/>
          <w:lang w:val="en-US"/>
        </w:rPr>
        <w:t xml:space="preserve">we </w:t>
      </w:r>
      <w:r w:rsidR="00D66D3F" w:rsidRPr="0077024F">
        <w:rPr>
          <w:rFonts w:ascii="Times New Roman" w:hAnsi="Times New Roman" w:cs="Times New Roman"/>
          <w:sz w:val="24"/>
          <w:szCs w:val="24"/>
          <w:lang w:val="en-US"/>
        </w:rPr>
        <w:t>found a highly similar pattern of</w:t>
      </w:r>
      <w:r w:rsidRPr="0077024F">
        <w:rPr>
          <w:rFonts w:ascii="Times New Roman" w:hAnsi="Times New Roman" w:cs="Times New Roman"/>
          <w:sz w:val="24"/>
          <w:szCs w:val="24"/>
          <w:lang w:val="en-US"/>
        </w:rPr>
        <w:t xml:space="preserve"> </w:t>
      </w:r>
      <w:proofErr w:type="gramStart"/>
      <w:r w:rsidRPr="0077024F">
        <w:rPr>
          <w:rFonts w:ascii="Times New Roman" w:hAnsi="Times New Roman" w:cs="Times New Roman"/>
          <w:sz w:val="24"/>
          <w:szCs w:val="24"/>
          <w:lang w:val="en-US"/>
        </w:rPr>
        <w:t>correlations</w:t>
      </w:r>
      <w:proofErr w:type="gramEnd"/>
      <w:r w:rsidRPr="0077024F">
        <w:rPr>
          <w:rFonts w:ascii="Times New Roman" w:hAnsi="Times New Roman" w:cs="Times New Roman"/>
          <w:sz w:val="24"/>
          <w:szCs w:val="24"/>
          <w:lang w:val="en-US"/>
        </w:rPr>
        <w:t xml:space="preserve"> between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and music perception abilities, especially for melody and rhythm. </w:t>
      </w:r>
      <w:bookmarkStart w:id="60" w:name="_Hlk207896252"/>
      <w:r w:rsidR="00D66D3F" w:rsidRPr="0077024F">
        <w:rPr>
          <w:rFonts w:ascii="Times New Roman" w:hAnsi="Times New Roman" w:cs="Times New Roman"/>
          <w:sz w:val="24"/>
          <w:szCs w:val="24"/>
          <w:lang w:val="en-US"/>
        </w:rPr>
        <w:t xml:space="preserve">We therefore </w:t>
      </w:r>
      <w:r w:rsidR="008B0619" w:rsidRPr="0077024F">
        <w:rPr>
          <w:rFonts w:ascii="Times New Roman" w:hAnsi="Times New Roman" w:cs="Times New Roman"/>
          <w:sz w:val="24"/>
          <w:szCs w:val="24"/>
          <w:lang w:val="en-US"/>
        </w:rPr>
        <w:t>conclude</w:t>
      </w:r>
      <w:r w:rsidR="00D66D3F" w:rsidRPr="0077024F">
        <w:rPr>
          <w:rFonts w:ascii="Times New Roman" w:hAnsi="Times New Roman" w:cs="Times New Roman"/>
          <w:sz w:val="24"/>
          <w:szCs w:val="24"/>
          <w:lang w:val="en-US"/>
        </w:rPr>
        <w:t xml:space="preserve"> that individual differences in </w:t>
      </w:r>
      <w:proofErr w:type="gramStart"/>
      <w:r w:rsidR="00D66D3F" w:rsidRPr="0077024F">
        <w:rPr>
          <w:rFonts w:ascii="Times New Roman" w:hAnsi="Times New Roman" w:cs="Times New Roman"/>
          <w:sz w:val="24"/>
          <w:szCs w:val="24"/>
          <w:lang w:val="en-US"/>
        </w:rPr>
        <w:t>music</w:t>
      </w:r>
      <w:proofErr w:type="gramEnd"/>
      <w:r w:rsidR="00D66D3F" w:rsidRPr="0077024F">
        <w:rPr>
          <w:rFonts w:ascii="Times New Roman" w:hAnsi="Times New Roman" w:cs="Times New Roman"/>
          <w:sz w:val="24"/>
          <w:szCs w:val="24"/>
          <w:lang w:val="en-US"/>
        </w:rPr>
        <w:t xml:space="preserve"> perception abilities play an important role, irrespective of the assignment to any (non)-musical group</w:t>
      </w:r>
      <w:bookmarkEnd w:id="60"/>
      <w:r w:rsidR="00D66D3F"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This is fully in line with the current literature, which consistently emphasizes the role of </w:t>
      </w:r>
      <w:r w:rsidR="00DF2527" w:rsidRPr="0077024F">
        <w:rPr>
          <w:rFonts w:ascii="Times New Roman" w:hAnsi="Times New Roman" w:cs="Times New Roman"/>
          <w:sz w:val="24"/>
          <w:szCs w:val="24"/>
          <w:lang w:val="en-US"/>
        </w:rPr>
        <w:t>auditory</w:t>
      </w:r>
      <w:r w:rsidRPr="0077024F">
        <w:rPr>
          <w:rFonts w:ascii="Times New Roman" w:hAnsi="Times New Roman" w:cs="Times New Roman"/>
          <w:sz w:val="24"/>
          <w:szCs w:val="24"/>
          <w:lang w:val="en-US"/>
        </w:rPr>
        <w:t xml:space="preserve"> sensitivity and argues against a causal effect of training or musical activity on vocal emotion </w:t>
      </w:r>
      <w:r w:rsidR="001241B7" w:rsidRPr="0077024F">
        <w:rPr>
          <w:rFonts w:ascii="Times New Roman" w:hAnsi="Times New Roman" w:cs="Times New Roman"/>
          <w:sz w:val="24"/>
          <w:szCs w:val="24"/>
          <w:lang w:val="en-US"/>
        </w:rPr>
        <w:t>recognition</w:t>
      </w:r>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57f506c-df4b-4bf1-b8dd-c054ee1de32f"/>
          <w:id w:val="1451442380"/>
          <w:placeholder>
            <w:docPart w:val="AD44F1872D35416B8113586B913D3318"/>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ZDVlNjM4LTk3OWEtNGQxYi1hNTU0LTVkNGQ3NGIwOWM3OC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zc3Mzg1MTQiLCJVcmlTdHJpbmciOiJodHRwOi8vd3d3Lm5jYmkubmxtLm5paC5nb3YvcHVibWVkLzM3NzM4NTE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}</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19, 9</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p>
    <w:p w14:paraId="0761779E" w14:textId="77777777" w:rsidR="00D93F94" w:rsidRPr="0077024F" w:rsidRDefault="00D93F94" w:rsidP="00D93F94">
      <w:pPr>
        <w:pStyle w:val="berschrift2"/>
        <w:numPr>
          <w:ilvl w:val="0"/>
          <w:numId w:val="0"/>
        </w:numPr>
        <w:ind w:left="708"/>
        <w:rPr>
          <w:rFonts w:ascii="Times New Roman" w:hAnsi="Times New Roman" w:cs="Times New Roman"/>
          <w:lang w:val="en-US"/>
        </w:rPr>
      </w:pPr>
      <w:r w:rsidRPr="0077024F">
        <w:rPr>
          <w:rFonts w:ascii="Times New Roman" w:hAnsi="Times New Roman" w:cs="Times New Roman"/>
          <w:lang w:val="en-US"/>
        </w:rPr>
        <w:t>Conclusion</w:t>
      </w:r>
    </w:p>
    <w:p w14:paraId="41368D43" w14:textId="77777777" w:rsidR="00D93F94" w:rsidRPr="0077024F" w:rsidRDefault="00D93F94" w:rsidP="00D93F94">
      <w:pPr>
        <w:spacing w:line="480" w:lineRule="auto"/>
        <w:rPr>
          <w:rFonts w:ascii="Times New Roman" w:hAnsi="Times New Roman" w:cs="Times New Roman"/>
          <w:sz w:val="24"/>
          <w:szCs w:val="24"/>
          <w:lang w:val="en-US"/>
        </w:rPr>
      </w:pPr>
      <w:r w:rsidRPr="0077024F">
        <w:rPr>
          <w:rFonts w:ascii="Times New Roman" w:hAnsi="Times New Roman" w:cs="Times New Roman"/>
          <w:color w:val="000000" w:themeColor="text1"/>
          <w:sz w:val="24"/>
          <w:szCs w:val="24"/>
          <w:lang w:val="en-US"/>
        </w:rPr>
        <w:t xml:space="preserve">In the present study, we investigated how emotion perception differs in musical subgroups and compared singers and instrumentalists as well as amateurs and professionals. In line with our prediction, we observed no differences between musical subgroups, suggesting that emotion perception abilities are not primarily tied to the type or amount of musical activity. Instead, we replicated the link between vocal </w:t>
      </w:r>
      <w:r w:rsidRPr="0077024F">
        <w:rPr>
          <w:rFonts w:ascii="Times New Roman" w:hAnsi="Times New Roman" w:cs="Times New Roman"/>
          <w:sz w:val="24"/>
          <w:szCs w:val="24"/>
          <w:lang w:val="en-US"/>
        </w:rPr>
        <w:t xml:space="preserve">emotion recognition and music perception abilities, especially for melodies. This adds a new perspective to the accumulating evidence that the link between musicality and vocal emotion recognition is predominantly associated with individual differences in natural auditory sensitivity. </w:t>
      </w:r>
    </w:p>
    <w:p w14:paraId="0BA8702C" w14:textId="77777777" w:rsidR="00D93F94" w:rsidRPr="0077024F" w:rsidRDefault="00D93F94" w:rsidP="00D66D3F">
      <w:pPr>
        <w:spacing w:line="480" w:lineRule="auto"/>
        <w:ind w:firstLine="360"/>
        <w:rPr>
          <w:rFonts w:ascii="Times New Roman" w:hAnsi="Times New Roman" w:cs="Times New Roman"/>
          <w:sz w:val="24"/>
          <w:szCs w:val="24"/>
          <w:lang w:val="en-US"/>
        </w:rPr>
      </w:pPr>
    </w:p>
    <w:p w14:paraId="28A088AB" w14:textId="7A067527" w:rsidR="00080560" w:rsidRPr="0077024F" w:rsidRDefault="0036429D" w:rsidP="00D93F94">
      <w:pPr>
        <w:pStyle w:val="berschrift1"/>
        <w:numPr>
          <w:ilvl w:val="0"/>
          <w:numId w:val="0"/>
        </w:numPr>
        <w:rPr>
          <w:rFonts w:ascii="Times New Roman" w:hAnsi="Times New Roman" w:cs="Times New Roman"/>
          <w:lang w:val="en-US"/>
        </w:rPr>
      </w:pPr>
      <w:bookmarkStart w:id="61" w:name="_Toc200448889"/>
      <w:bookmarkStart w:id="62" w:name="_Hlk116307919"/>
      <w:r w:rsidRPr="0077024F">
        <w:rPr>
          <w:rFonts w:ascii="Times New Roman" w:hAnsi="Times New Roman" w:cs="Times New Roman"/>
          <w:lang w:val="en-US"/>
        </w:rPr>
        <w:t xml:space="preserve">Limitations of the study </w:t>
      </w:r>
      <w:bookmarkEnd w:id="61"/>
    </w:p>
    <w:bookmarkEnd w:id="62"/>
    <w:p w14:paraId="48B79D45" w14:textId="0FCD896C" w:rsidR="002C7B59" w:rsidRPr="0077024F" w:rsidRDefault="00A062E4" w:rsidP="004D0D8E">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b/>
      </w:r>
      <w:bookmarkStart w:id="63" w:name="_Hlk209000395"/>
      <w:r w:rsidR="009037AE" w:rsidRPr="0077024F">
        <w:rPr>
          <w:rFonts w:ascii="Times New Roman" w:hAnsi="Times New Roman" w:cs="Times New Roman"/>
          <w:sz w:val="24"/>
          <w:szCs w:val="24"/>
          <w:lang w:val="en-US"/>
        </w:rPr>
        <w:t xml:space="preserve">To the best of our knowledge, this study is the first substantially powered comparison between different subgroups of musicians </w:t>
      </w:r>
      <w:r w:rsidR="009F4B1C" w:rsidRPr="0077024F">
        <w:rPr>
          <w:rFonts w:ascii="Times New Roman" w:hAnsi="Times New Roman" w:cs="Times New Roman"/>
          <w:sz w:val="24"/>
          <w:szCs w:val="24"/>
          <w:lang w:val="en-US"/>
        </w:rPr>
        <w:t xml:space="preserve">(specifically, singers vs. instrumentalists and professionals vs. amateurs) </w:t>
      </w:r>
      <w:bookmarkEnd w:id="63"/>
      <w:r w:rsidR="009037AE" w:rsidRPr="0077024F">
        <w:rPr>
          <w:rFonts w:ascii="Times New Roman" w:hAnsi="Times New Roman" w:cs="Times New Roman"/>
          <w:sz w:val="24"/>
          <w:szCs w:val="24"/>
          <w:lang w:val="en-US"/>
        </w:rPr>
        <w:t xml:space="preserve">with respect to vocal emotion </w:t>
      </w:r>
      <w:r w:rsidR="00E75125" w:rsidRPr="0077024F">
        <w:rPr>
          <w:rFonts w:ascii="Times New Roman" w:hAnsi="Times New Roman" w:cs="Times New Roman"/>
          <w:sz w:val="24"/>
          <w:szCs w:val="24"/>
          <w:lang w:val="en-US"/>
        </w:rPr>
        <w:t>recognition and</w:t>
      </w:r>
      <w:r w:rsidR="009037AE" w:rsidRPr="0077024F">
        <w:rPr>
          <w:rFonts w:ascii="Times New Roman" w:hAnsi="Times New Roman" w:cs="Times New Roman"/>
          <w:sz w:val="24"/>
          <w:szCs w:val="24"/>
          <w:lang w:val="en-US"/>
        </w:rPr>
        <w:t xml:space="preserve"> therefore closes an open gap in the literature. </w:t>
      </w:r>
      <w:r w:rsidR="002C7B59" w:rsidRPr="0077024F">
        <w:rPr>
          <w:rFonts w:ascii="Times New Roman" w:hAnsi="Times New Roman" w:cs="Times New Roman"/>
          <w:sz w:val="24"/>
          <w:szCs w:val="24"/>
          <w:lang w:val="en-US"/>
        </w:rPr>
        <w:t>Nevertheless</w:t>
      </w:r>
      <w:r w:rsidR="009037AE" w:rsidRPr="0077024F">
        <w:rPr>
          <w:rFonts w:ascii="Times New Roman" w:hAnsi="Times New Roman" w:cs="Times New Roman"/>
          <w:sz w:val="24"/>
          <w:szCs w:val="24"/>
          <w:lang w:val="en-US"/>
        </w:rPr>
        <w:t xml:space="preserve">, the present study has several limitations which deserve consideration. </w:t>
      </w:r>
      <w:bookmarkStart w:id="64" w:name="_Hlk209532987"/>
      <w:bookmarkStart w:id="65" w:name="_Hlk209103932"/>
      <w:r w:rsidR="002224D9" w:rsidRPr="0077024F">
        <w:rPr>
          <w:rFonts w:ascii="Times New Roman" w:hAnsi="Times New Roman" w:cs="Times New Roman"/>
          <w:sz w:val="24"/>
          <w:szCs w:val="24"/>
          <w:lang w:val="en-US"/>
        </w:rPr>
        <w:t>First, our dataset was limited to four emotions expressed through short pseudowords. Future research should examine the extent to which these findings generalize to other types of vocal material.</w:t>
      </w:r>
      <w:bookmarkEnd w:id="64"/>
      <w:r w:rsidR="002224D9" w:rsidRPr="0077024F">
        <w:rPr>
          <w:rFonts w:ascii="Times New Roman" w:hAnsi="Times New Roman" w:cs="Times New Roman"/>
          <w:sz w:val="24"/>
          <w:szCs w:val="24"/>
          <w:lang w:val="en-US"/>
        </w:rPr>
        <w:t xml:space="preserve"> </w:t>
      </w:r>
      <w:bookmarkEnd w:id="65"/>
      <w:r w:rsidR="002224D9" w:rsidRPr="0077024F">
        <w:rPr>
          <w:rFonts w:ascii="Times New Roman" w:hAnsi="Times New Roman" w:cs="Times New Roman"/>
          <w:sz w:val="24"/>
          <w:szCs w:val="24"/>
          <w:lang w:val="en-US"/>
        </w:rPr>
        <w:t>Second</w:t>
      </w:r>
      <w:r w:rsidR="005D6764" w:rsidRPr="0077024F">
        <w:rPr>
          <w:rFonts w:ascii="Times New Roman" w:hAnsi="Times New Roman" w:cs="Times New Roman"/>
          <w:sz w:val="24"/>
          <w:szCs w:val="24"/>
          <w:lang w:val="en-US"/>
        </w:rPr>
        <w:t>, a</w:t>
      </w:r>
      <w:r w:rsidR="009037AE" w:rsidRPr="0077024F">
        <w:rPr>
          <w:rFonts w:ascii="Times New Roman" w:hAnsi="Times New Roman" w:cs="Times New Roman"/>
          <w:sz w:val="24"/>
          <w:szCs w:val="24"/>
          <w:lang w:val="en-US"/>
        </w:rPr>
        <w:t xml:space="preserve">ll musicians were socialized in Western music culture and fluent German speakers, therefore findings may not generalize to other music and language backgrounds </w:t>
      </w:r>
      <w:sdt>
        <w:sdtPr>
          <w:rPr>
            <w:rFonts w:ascii="Times New Roman" w:hAnsi="Times New Roman" w:cs="Times New Roman"/>
            <w:sz w:val="24"/>
            <w:szCs w:val="24"/>
            <w:lang w:val="en-US"/>
          </w:rPr>
          <w:alias w:val="To edit, see citavi.com/edit"/>
          <w:tag w:val="CitaviPlaceholder#10b771c1-69e1-465a-9f04-a2af9e299d70"/>
          <w:id w:val="1954130218"/>
          <w:placeholder>
            <w:docPart w:val="DefaultPlaceholder_-1854013440"/>
          </w:placeholder>
        </w:sdtPr>
        <w:sdtContent>
          <w:r w:rsidR="009037AE"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iOWZkZDFmLTQwYmYtNDU2OC1hMWNkLTNhZWQ3MWJmZmFkZSIsIlJhbmdlTGVuZ3RoIjoyLCJSZWZlcmVuY2VJZCI6IjQ2NTAyN2Q4LTAxNjEtNDJhMC04OWFiLWMwMDliNTZlNDk1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OTg3NDk2MiIsIlVyaVN0cmluZyI6Imh0dHA6Ly93d3cubmNiaS5ubG0ubmloLmdvdi9wdWJtZWQvMTk4NzQ5Nj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yOFQxODowMTozMiIsIk1vZGlmaWVkQnkiOiJfQ2hyaXN0aW5lIE51c3NiYXVtIiwiSWQiOiJjMWE4NTU3NC04NzQxLTQ0ZTAtYWZhYy01OTFhNTU1YWYxZWQiLCJNb2RpZmllZE9uIjoiMjAyMi0xMS0yOFQxODowMTozMi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TYvUzAwNzktNjEyMygwOSkxNzgwNS02IiwiVXJpU3RyaW5nIjoiaHR0cHM6Ly9kb2kub3JnLzEwLjEwMTYvUzAwNzktNjEyMygwOSkxNzgwNS02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}</w:instrText>
          </w:r>
          <w:r w:rsidR="009037AE"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61</w:t>
          </w:r>
          <w:r w:rsidR="009037AE" w:rsidRPr="0077024F">
            <w:rPr>
              <w:rFonts w:ascii="Times New Roman" w:hAnsi="Times New Roman" w:cs="Times New Roman"/>
              <w:sz w:val="24"/>
              <w:szCs w:val="24"/>
              <w:lang w:val="en-US"/>
            </w:rPr>
            <w:fldChar w:fldCharType="end"/>
          </w:r>
        </w:sdtContent>
      </w:sdt>
      <w:r w:rsidR="009037AE" w:rsidRPr="0077024F">
        <w:rPr>
          <w:rFonts w:ascii="Times New Roman" w:hAnsi="Times New Roman" w:cs="Times New Roman"/>
          <w:sz w:val="24"/>
          <w:szCs w:val="24"/>
          <w:lang w:val="en-US"/>
        </w:rPr>
        <w:t xml:space="preserve">. </w:t>
      </w:r>
      <w:bookmarkStart w:id="66" w:name="_Hlk209000428"/>
      <w:r w:rsidR="002C7B59" w:rsidRPr="0077024F">
        <w:rPr>
          <w:rFonts w:ascii="Times New Roman" w:hAnsi="Times New Roman" w:cs="Times New Roman"/>
          <w:sz w:val="24"/>
          <w:szCs w:val="24"/>
          <w:lang w:val="en-US"/>
        </w:rPr>
        <w:t xml:space="preserve">Note, however, </w:t>
      </w:r>
      <w:r w:rsidR="00BC6348" w:rsidRPr="0077024F">
        <w:rPr>
          <w:rFonts w:ascii="Times New Roman" w:hAnsi="Times New Roman" w:cs="Times New Roman"/>
          <w:sz w:val="24"/>
          <w:szCs w:val="24"/>
          <w:lang w:val="en-US"/>
        </w:rPr>
        <w:t xml:space="preserve">that </w:t>
      </w:r>
      <w:r w:rsidR="002C7B59" w:rsidRPr="0077024F">
        <w:rPr>
          <w:rFonts w:ascii="Times New Roman" w:hAnsi="Times New Roman" w:cs="Times New Roman"/>
          <w:sz w:val="24"/>
          <w:szCs w:val="24"/>
          <w:lang w:val="en-US"/>
        </w:rPr>
        <w:t xml:space="preserve">links between music perception performance and emotion recognition irrespective of formal musical training have been observed in a </w:t>
      </w:r>
      <w:r w:rsidR="001E43D7" w:rsidRPr="0077024F">
        <w:rPr>
          <w:rFonts w:ascii="Times New Roman" w:hAnsi="Times New Roman" w:cs="Times New Roman"/>
          <w:sz w:val="24"/>
          <w:szCs w:val="24"/>
          <w:lang w:val="en-US"/>
        </w:rPr>
        <w:t xml:space="preserve">substantial Portuguese sample of musically trained and untrained participants who varied widely in their musical skill </w:t>
      </w:r>
      <w:sdt>
        <w:sdtPr>
          <w:rPr>
            <w:rFonts w:ascii="Times New Roman" w:hAnsi="Times New Roman" w:cs="Times New Roman"/>
            <w:sz w:val="24"/>
            <w:szCs w:val="24"/>
            <w:lang w:val="en-US"/>
          </w:rPr>
          <w:alias w:val="To edit, see citavi.com/edit"/>
          <w:tag w:val="CitaviPlaceholder#7aed6dbe-3ead-4eb3-8f93-7e80202715fa"/>
          <w:id w:val="494077293"/>
          <w:placeholder>
            <w:docPart w:val="DefaultPlaceholder_-1854013440"/>
          </w:placeholder>
        </w:sdtPr>
        <w:sdtContent>
          <w:r w:rsidR="002C7B59"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ODg0ZjRjLTBmYjYtNGQ3MC1iZjQyLWVhNzUxZGJiMmUzMyIsIlJhbmdlTGVuZ3RoIjoyLCJSZWZlcmVuY2VJZCI6ImYzZDMwNDQ0LWJkMDktNGM2Mi04Y2ZkLTMxYzA5MGJlYWJk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GlkIjoiNSIsIiR0eXBlIjoiU3dpc3NBY2FkZW1pYy5DaXRhdmkuUHJvamVjdCwgU3dpc3NBY2FkZW1pYy5DaXRhdmkifX0seyIkaWQiOiI2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1dLCJCaWJUZVhLZXkiOiJDb3JyZWlhXzIwMjIi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cTNiZ29jMWcuanBnIiwiVXJpU3RyaW5nIjoiZjNkMzA0NDQtYmQwOS00YzYyLThjZmQtMzFjMDkwYmVhYmQ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Ny4wNy4yMDIwIiwiRG9pIjoiMTAuMTAzNy9lbW8wMDAwNzcw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MyNzE4MTcyIiwiVXJpU3RyaW5nIjoiaHR0cDovL3d3dy5uY2JpLm5sbS5uaWguZ292L3B1Ym1lZC8zMjcxODE3M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OC0xM1QxODoyMTo0OSIsIk1vZGlmaWVkQnkiOiJfQ2hyaXN0aW5lIE51c3NiYXVtIiwiSWQiOiJjZTMwNWQwOS1jNjBlLTQ0ZGUtODVjNi0yZTUzZTkwNGE4OWQiLCJNb2RpZmllZE9uIjoiMjAyMi0wOC0xM1QxODoyMTo0OS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EwMzcvZW1vMDAwMDc3MCIsIlVyaVN0cmluZyI6Imh0dHBzOi8vZG9pLm9yZy8xMC4xMDM3L2VtbzAwMDA3NzA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}</w:instrText>
          </w:r>
          <w:r w:rsidR="002C7B59"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15</w:t>
          </w:r>
          <w:r w:rsidR="002C7B59" w:rsidRPr="0077024F">
            <w:rPr>
              <w:rFonts w:ascii="Times New Roman" w:hAnsi="Times New Roman" w:cs="Times New Roman"/>
              <w:sz w:val="24"/>
              <w:szCs w:val="24"/>
              <w:lang w:val="en-US"/>
            </w:rPr>
            <w:fldChar w:fldCharType="end"/>
          </w:r>
        </w:sdtContent>
      </w:sdt>
      <w:r w:rsidR="002C7B59" w:rsidRPr="0077024F">
        <w:rPr>
          <w:rFonts w:ascii="Times New Roman" w:hAnsi="Times New Roman" w:cs="Times New Roman"/>
          <w:sz w:val="24"/>
          <w:szCs w:val="24"/>
          <w:lang w:val="en-US"/>
        </w:rPr>
        <w:t xml:space="preserve">. </w:t>
      </w:r>
    </w:p>
    <w:bookmarkEnd w:id="66"/>
    <w:p w14:paraId="6E6B9824" w14:textId="57370B5A" w:rsidR="006E04EE" w:rsidRPr="0077024F" w:rsidRDefault="002C7B59" w:rsidP="004D0D8E">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What posed a particular challenge in</w:t>
      </w:r>
      <w:r w:rsidR="00BC6348" w:rsidRPr="0077024F">
        <w:rPr>
          <w:rFonts w:ascii="Times New Roman" w:hAnsi="Times New Roman" w:cs="Times New Roman"/>
          <w:sz w:val="24"/>
          <w:szCs w:val="24"/>
          <w:lang w:val="en-US"/>
        </w:rPr>
        <w:t xml:space="preserve"> the present</w:t>
      </w:r>
      <w:r w:rsidRPr="0077024F">
        <w:rPr>
          <w:rFonts w:ascii="Times New Roman" w:hAnsi="Times New Roman" w:cs="Times New Roman"/>
          <w:sz w:val="24"/>
          <w:szCs w:val="24"/>
          <w:lang w:val="en-US"/>
        </w:rPr>
        <w:t xml:space="preserve"> study was </w:t>
      </w:r>
      <w:r w:rsidR="0062107D" w:rsidRPr="0077024F">
        <w:rPr>
          <w:rFonts w:ascii="Times New Roman" w:hAnsi="Times New Roman" w:cs="Times New Roman"/>
          <w:sz w:val="24"/>
          <w:szCs w:val="24"/>
          <w:lang w:val="en-US"/>
        </w:rPr>
        <w:t>the recruitment of mutually exclusive groups of musicians. While the distinction between singers and instrumentalists may seem trivial at first glance, it</w:t>
      </w:r>
      <w:r w:rsidR="00BC6348" w:rsidRPr="0077024F">
        <w:rPr>
          <w:rFonts w:ascii="Times New Roman" w:hAnsi="Times New Roman" w:cs="Times New Roman"/>
          <w:sz w:val="24"/>
          <w:szCs w:val="24"/>
          <w:lang w:val="en-US"/>
        </w:rPr>
        <w:t xml:space="preserve"> is</w:t>
      </w:r>
      <w:r w:rsidR="0062107D" w:rsidRPr="0077024F">
        <w:rPr>
          <w:rFonts w:ascii="Times New Roman" w:hAnsi="Times New Roman" w:cs="Times New Roman"/>
          <w:sz w:val="24"/>
          <w:szCs w:val="24"/>
          <w:lang w:val="en-US"/>
        </w:rPr>
        <w:t xml:space="preserve"> </w:t>
      </w:r>
      <w:proofErr w:type="gramStart"/>
      <w:r w:rsidR="0062107D" w:rsidRPr="0077024F">
        <w:rPr>
          <w:rFonts w:ascii="Times New Roman" w:hAnsi="Times New Roman" w:cs="Times New Roman"/>
          <w:sz w:val="24"/>
          <w:szCs w:val="24"/>
          <w:lang w:val="en-US"/>
        </w:rPr>
        <w:t>actually rare</w:t>
      </w:r>
      <w:proofErr w:type="gramEnd"/>
      <w:r w:rsidR="0062107D" w:rsidRPr="0077024F">
        <w:rPr>
          <w:rFonts w:ascii="Times New Roman" w:hAnsi="Times New Roman" w:cs="Times New Roman"/>
          <w:sz w:val="24"/>
          <w:szCs w:val="24"/>
          <w:lang w:val="en-US"/>
        </w:rPr>
        <w:t xml:space="preserve"> that musicians engage in one of these activities only. Thus, for practical reasons, we recruited participants who </w:t>
      </w:r>
      <w:proofErr w:type="gramStart"/>
      <w:r w:rsidR="0062107D" w:rsidRPr="0077024F">
        <w:rPr>
          <w:rFonts w:ascii="Times New Roman" w:hAnsi="Times New Roman" w:cs="Times New Roman"/>
          <w:sz w:val="24"/>
          <w:szCs w:val="24"/>
          <w:lang w:val="en-US"/>
        </w:rPr>
        <w:t>self</w:t>
      </w:r>
      <w:proofErr w:type="gramEnd"/>
      <w:r w:rsidR="0062107D" w:rsidRPr="0077024F">
        <w:rPr>
          <w:rFonts w:ascii="Times New Roman" w:hAnsi="Times New Roman" w:cs="Times New Roman"/>
          <w:sz w:val="24"/>
          <w:szCs w:val="24"/>
          <w:lang w:val="en-US"/>
        </w:rPr>
        <w:t>-assigned clearly to one form</w:t>
      </w:r>
      <w:r w:rsidR="00BC6348" w:rsidRPr="0077024F">
        <w:rPr>
          <w:rFonts w:ascii="Times New Roman" w:hAnsi="Times New Roman" w:cs="Times New Roman"/>
          <w:sz w:val="24"/>
          <w:szCs w:val="24"/>
          <w:lang w:val="en-US"/>
        </w:rPr>
        <w:t xml:space="preserve"> and made sure that the</w:t>
      </w:r>
      <w:r w:rsidR="00310C23" w:rsidRPr="0077024F">
        <w:rPr>
          <w:rFonts w:ascii="Times New Roman" w:hAnsi="Times New Roman" w:cs="Times New Roman"/>
          <w:sz w:val="24"/>
          <w:szCs w:val="24"/>
          <w:lang w:val="en-US"/>
        </w:rPr>
        <w:t>i</w:t>
      </w:r>
      <w:r w:rsidR="00BC6348" w:rsidRPr="0077024F">
        <w:rPr>
          <w:rFonts w:ascii="Times New Roman" w:hAnsi="Times New Roman" w:cs="Times New Roman"/>
          <w:sz w:val="24"/>
          <w:szCs w:val="24"/>
          <w:lang w:val="en-US"/>
        </w:rPr>
        <w:t>r current activity is either one or the other</w:t>
      </w:r>
      <w:r w:rsidR="0062107D" w:rsidRPr="0077024F">
        <w:rPr>
          <w:rFonts w:ascii="Times New Roman" w:hAnsi="Times New Roman" w:cs="Times New Roman"/>
          <w:sz w:val="24"/>
          <w:szCs w:val="24"/>
          <w:lang w:val="en-US"/>
        </w:rPr>
        <w:t xml:space="preserve">. </w:t>
      </w:r>
      <w:r w:rsidR="00995C46" w:rsidRPr="0077024F">
        <w:rPr>
          <w:rFonts w:ascii="Times New Roman" w:hAnsi="Times New Roman" w:cs="Times New Roman"/>
          <w:sz w:val="24"/>
          <w:szCs w:val="24"/>
          <w:lang w:val="en-US"/>
        </w:rPr>
        <w:t xml:space="preserve">Yet, some of the singers reported that they used to play an instrument as well. </w:t>
      </w:r>
      <w:r w:rsidR="0062107D" w:rsidRPr="0077024F">
        <w:rPr>
          <w:rFonts w:ascii="Times New Roman" w:hAnsi="Times New Roman" w:cs="Times New Roman"/>
          <w:sz w:val="24"/>
          <w:szCs w:val="24"/>
          <w:lang w:val="en-US"/>
        </w:rPr>
        <w:t xml:space="preserve">In a similar vein, the distinction between amateurs and professionals is not fully </w:t>
      </w:r>
      <w:r w:rsidR="00E75125" w:rsidRPr="0077024F">
        <w:rPr>
          <w:rFonts w:ascii="Times New Roman" w:hAnsi="Times New Roman" w:cs="Times New Roman"/>
          <w:sz w:val="24"/>
          <w:szCs w:val="24"/>
          <w:lang w:val="en-US"/>
        </w:rPr>
        <w:t>straightforward and</w:t>
      </w:r>
      <w:r w:rsidR="0062107D" w:rsidRPr="0077024F">
        <w:rPr>
          <w:rFonts w:ascii="Times New Roman" w:hAnsi="Times New Roman" w:cs="Times New Roman"/>
          <w:sz w:val="24"/>
          <w:szCs w:val="24"/>
          <w:lang w:val="en-US"/>
        </w:rPr>
        <w:t xml:space="preserve"> may represent a continuum rather than clear-cut categories. Some individuals pursue music as a profession, but without a formal music degree, other</w:t>
      </w:r>
      <w:r w:rsidR="006C24C4" w:rsidRPr="0077024F">
        <w:rPr>
          <w:rFonts w:ascii="Times New Roman" w:hAnsi="Times New Roman" w:cs="Times New Roman"/>
          <w:sz w:val="24"/>
          <w:szCs w:val="24"/>
          <w:lang w:val="en-US"/>
        </w:rPr>
        <w:t>s</w:t>
      </w:r>
      <w:r w:rsidR="0062107D" w:rsidRPr="0077024F">
        <w:rPr>
          <w:rFonts w:ascii="Times New Roman" w:hAnsi="Times New Roman" w:cs="Times New Roman"/>
          <w:sz w:val="24"/>
          <w:szCs w:val="24"/>
          <w:lang w:val="en-US"/>
        </w:rPr>
        <w:t xml:space="preserve"> vice versa </w:t>
      </w:r>
      <w:sdt>
        <w:sdtPr>
          <w:rPr>
            <w:rFonts w:ascii="Times New Roman" w:hAnsi="Times New Roman" w:cs="Times New Roman"/>
            <w:sz w:val="24"/>
            <w:szCs w:val="24"/>
            <w:lang w:val="en-US"/>
          </w:rPr>
          <w:alias w:val="To edit, see citavi.com/edit"/>
          <w:tag w:val="CitaviPlaceholder#4dfeaa18-bcef-4f5f-af89-9fc00e0845d6"/>
          <w:id w:val="1410723296"/>
          <w:placeholder>
            <w:docPart w:val="DefaultPlaceholder_-1854013440"/>
          </w:placeholder>
        </w:sdtPr>
        <w:sdtContent>
          <w:r w:rsidR="0062107D"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0ZDYwNGRjLWY4NTItNDE3NC1hNjVmLWJjMDcxMDE5ZmMwNyIsIlJhbmdlTGVuZ3RoIjoyLCJSZWZlcmVuY2VJZCI6IjE2ZjAwMTRlLWRlNmMtNGNlNS1iZjQ3LTg3MDM2ZGU1NDR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zM4OS9mbmlucy4yMDIwLjAwNzUyIiwiVXJpU3RyaW5nIjoiaHR0cHM6Ly9kb2kub3JnLzEwLjMzODkvZm5pbnMuMjAyMC4wMDc1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0LTA0VDEyOjU5OjMxIiwiTW9kaWZpZWRCeSI6Il9DaHJpc3RpbmUgTnVzc2JhdW0iLCJJZCI6IjZkOTA0MDIwLWVlMGMtNDE1ZC05NzFhLTE0Y2Q3NDg0MGQyZCIsIk1vZGlmaWVkT24iOiIyMDI1LTA0LTA0VDEyOjU5OjMx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zI3OTI4OTkiLCJVcmlTdHJpbmciOiJodHRwOi8vd3d3Lm5jYmkubmxtLm5paC5nb3YvcHVibWVkLzMyNzkyODk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0LTA0VDEyOjU5OjMxIiwiTW9kaWZpZWRCeSI6Il9DaHJpc3RpbmUgTnVzc2JhdW0iLCJJZCI6ImZjNTViODg5LTVlNmItNDY4OC04ODQzLTRjYzZjZDgxMzQwNCIsIk1vZGlmaWVkT24iOiIyMDI1LTA0LTA0VDEyOjU5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zM4NTQwOSIsIlVyaVN0cmluZyI6Imh0dHBzOi8vd3d3Lm5jYmkubmxtLm5paC5nb3YvcG1jL2FydGljbGVzL1BNQzczODU0MDk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DQtMDRUMTI6NTk6MzEiLCJNb2RpZmllZEJ5IjoiX0NocmlzdGluZSBOdXNzYmF1bSIsIklkIjoiMjRkOThjNGMtMzE0Ny00NzA3LTk0NWUtZTUyNzRlYTYzNGUwIiwiTW9kaWZpZWRPbiI6IjIwMjUtMDQtMDRUMTI6NTk6MzEiLCJQcm9qZWN0Ijp7IiRyZWYiOiI1In19XSwiT3JnYW5pemF0aW9ucyI6W10sIk90aGVyc0ludm9sdmVkIjpbXSwiUGFnZVJhbmdlIjoiPHNwPlxyXG4gIDxuPjc1Mjwvbj5cclxuICA8aW4+dHJ1ZTwvaW4+XHJcbiAgPG9zPjc1Mjwvb3M+XHJcbiAgPHBzPjc1MjwvcHM+XHJcbjwvc3A+XHJcbjxvcz43NTI8L29zPiIsIlBlcmlvZGljYWwiOnsiJGlkIjoiMTY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}</w:instrText>
          </w:r>
          <w:r w:rsidR="0062107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62</w:t>
          </w:r>
          <w:r w:rsidR="0062107D" w:rsidRPr="0077024F">
            <w:rPr>
              <w:rFonts w:ascii="Times New Roman" w:hAnsi="Times New Roman" w:cs="Times New Roman"/>
              <w:sz w:val="24"/>
              <w:szCs w:val="24"/>
              <w:lang w:val="en-US"/>
            </w:rPr>
            <w:fldChar w:fldCharType="end"/>
          </w:r>
        </w:sdtContent>
      </w:sdt>
      <w:r w:rsidR="0062107D" w:rsidRPr="0077024F">
        <w:rPr>
          <w:rFonts w:ascii="Times New Roman" w:hAnsi="Times New Roman" w:cs="Times New Roman"/>
          <w:sz w:val="24"/>
          <w:szCs w:val="24"/>
          <w:lang w:val="en-US"/>
        </w:rPr>
        <w:t xml:space="preserve">. Some people transition from amateurs to a professional level later </w:t>
      </w:r>
      <w:r w:rsidR="00310C23" w:rsidRPr="0077024F">
        <w:rPr>
          <w:rFonts w:ascii="Times New Roman" w:hAnsi="Times New Roman" w:cs="Times New Roman"/>
          <w:sz w:val="24"/>
          <w:szCs w:val="24"/>
          <w:lang w:val="en-US"/>
        </w:rPr>
        <w:t>in</w:t>
      </w:r>
      <w:r w:rsidR="0062107D" w:rsidRPr="0077024F">
        <w:rPr>
          <w:rFonts w:ascii="Times New Roman" w:hAnsi="Times New Roman" w:cs="Times New Roman"/>
          <w:sz w:val="24"/>
          <w:szCs w:val="24"/>
          <w:lang w:val="en-US"/>
        </w:rPr>
        <w:t xml:space="preserve"> life </w:t>
      </w:r>
      <w:sdt>
        <w:sdtPr>
          <w:rPr>
            <w:rFonts w:ascii="Times New Roman" w:hAnsi="Times New Roman" w:cs="Times New Roman"/>
            <w:sz w:val="24"/>
            <w:szCs w:val="24"/>
            <w:lang w:val="en-US"/>
          </w:rPr>
          <w:alias w:val="To edit, see citavi.com/edit"/>
          <w:tag w:val="CitaviPlaceholder#cae87ce0-d1ff-47fb-90ee-5eb52b2e5e31"/>
          <w:id w:val="186567275"/>
          <w:placeholder>
            <w:docPart w:val="DefaultPlaceholder_-1854013440"/>
          </w:placeholder>
        </w:sdtPr>
        <w:sdtContent>
          <w:r w:rsidR="0062107D" w:rsidRPr="0077024F">
            <w:rPr>
              <w:rFonts w:ascii="Times New Roman" w:hAnsi="Times New Roman" w:cs="Times New Roman"/>
              <w:sz w:val="24"/>
              <w:szCs w:val="24"/>
              <w:lang w:val="en-US"/>
            </w:rPr>
            <w:fldChar w:fldCharType="begin"/>
          </w:r>
          <w:r w:rsidR="00E70C7C"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ZTkzMDBmLTA5YjEtNGEyYS1hNDdmLTFjYTQ4MDI3M2M5ZCIsIlJhbmdlTGVuZ3RoIjoyLCJSZWZlcmVuY2VJZCI6ImJkOTZkNDY4LWE2MGItNGFhYi04MzhmLTA1ZGYwNmIzMWRl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gwLzE0NjEzODA4LjIwMTEuNjAzMDQ0IiwiVXJpU3RyaW5nIjoiaHR0cHM6Ly9kb2kub3JnLzEwLjEwODAvMTQ2MTM4MDguMjAxMS42MDMwNDQ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}</w:instrText>
          </w:r>
          <w:r w:rsidR="0062107D"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63</w:t>
          </w:r>
          <w:r w:rsidR="0062107D" w:rsidRPr="0077024F">
            <w:rPr>
              <w:rFonts w:ascii="Times New Roman" w:hAnsi="Times New Roman" w:cs="Times New Roman"/>
              <w:sz w:val="24"/>
              <w:szCs w:val="24"/>
              <w:lang w:val="en-US"/>
            </w:rPr>
            <w:fldChar w:fldCharType="end"/>
          </w:r>
        </w:sdtContent>
      </w:sdt>
      <w:r w:rsidR="0062107D" w:rsidRPr="0077024F">
        <w:rPr>
          <w:rFonts w:ascii="Times New Roman" w:hAnsi="Times New Roman" w:cs="Times New Roman"/>
          <w:sz w:val="24"/>
          <w:szCs w:val="24"/>
          <w:lang w:val="en-US"/>
        </w:rPr>
        <w:t xml:space="preserve">. </w:t>
      </w:r>
      <w:r w:rsidR="006C24C4" w:rsidRPr="0077024F">
        <w:rPr>
          <w:rFonts w:ascii="Times New Roman" w:hAnsi="Times New Roman" w:cs="Times New Roman"/>
          <w:sz w:val="24"/>
          <w:szCs w:val="24"/>
          <w:lang w:val="en-US"/>
        </w:rPr>
        <w:t xml:space="preserve">Thus, while the argument still holds that future research </w:t>
      </w:r>
      <w:r w:rsidR="006C24C4" w:rsidRPr="0077024F">
        <w:rPr>
          <w:rFonts w:ascii="Times New Roman" w:hAnsi="Times New Roman" w:cs="Times New Roman"/>
          <w:sz w:val="24"/>
          <w:szCs w:val="24"/>
          <w:lang w:val="en-US"/>
        </w:rPr>
        <w:lastRenderedPageBreak/>
        <w:t xml:space="preserve">should </w:t>
      </w:r>
      <w:r w:rsidR="00DF2765" w:rsidRPr="0077024F">
        <w:rPr>
          <w:rFonts w:ascii="Times New Roman" w:hAnsi="Times New Roman" w:cs="Times New Roman"/>
          <w:sz w:val="24"/>
          <w:szCs w:val="24"/>
          <w:lang w:val="en-US"/>
        </w:rPr>
        <w:t>consider</w:t>
      </w:r>
      <w:r w:rsidR="006C24C4" w:rsidRPr="0077024F">
        <w:rPr>
          <w:rFonts w:ascii="Times New Roman" w:hAnsi="Times New Roman" w:cs="Times New Roman"/>
          <w:sz w:val="24"/>
          <w:szCs w:val="24"/>
          <w:lang w:val="en-US"/>
        </w:rPr>
        <w:t xml:space="preserve"> the heterogeneity of musicians, it may be more adequate to </w:t>
      </w:r>
      <w:r w:rsidR="00AB63F6" w:rsidRPr="0077024F">
        <w:rPr>
          <w:rFonts w:ascii="Times New Roman" w:hAnsi="Times New Roman" w:cs="Times New Roman"/>
          <w:sz w:val="24"/>
          <w:szCs w:val="24"/>
          <w:lang w:val="en-US"/>
        </w:rPr>
        <w:t>pursue</w:t>
      </w:r>
      <w:r w:rsidR="006C24C4" w:rsidRPr="0077024F">
        <w:rPr>
          <w:rFonts w:ascii="Times New Roman" w:hAnsi="Times New Roman" w:cs="Times New Roman"/>
          <w:sz w:val="24"/>
          <w:szCs w:val="24"/>
          <w:lang w:val="en-US"/>
        </w:rPr>
        <w:t xml:space="preserve"> variability on a spectrum rather than </w:t>
      </w:r>
      <w:r w:rsidR="00AB63F6" w:rsidRPr="0077024F">
        <w:rPr>
          <w:rFonts w:ascii="Times New Roman" w:hAnsi="Times New Roman" w:cs="Times New Roman"/>
          <w:sz w:val="24"/>
          <w:szCs w:val="24"/>
          <w:lang w:val="en-US"/>
        </w:rPr>
        <w:t>for</w:t>
      </w:r>
      <w:r w:rsidR="00623954" w:rsidRPr="0077024F">
        <w:rPr>
          <w:rFonts w:ascii="Times New Roman" w:hAnsi="Times New Roman" w:cs="Times New Roman"/>
          <w:sz w:val="24"/>
          <w:szCs w:val="24"/>
          <w:lang w:val="en-US"/>
        </w:rPr>
        <w:t xml:space="preserve"> </w:t>
      </w:r>
      <w:r w:rsidR="006C24C4" w:rsidRPr="0077024F">
        <w:rPr>
          <w:rFonts w:ascii="Times New Roman" w:hAnsi="Times New Roman" w:cs="Times New Roman"/>
          <w:sz w:val="24"/>
          <w:szCs w:val="24"/>
          <w:lang w:val="en-US"/>
        </w:rPr>
        <w:t xml:space="preserve">distinct groups. </w:t>
      </w:r>
    </w:p>
    <w:p w14:paraId="37CE9D2A" w14:textId="291A64DE" w:rsidR="002224D9" w:rsidRPr="0077024F" w:rsidRDefault="00A062E4" w:rsidP="002224D9">
      <w:pPr>
        <w:spacing w:line="480" w:lineRule="auto"/>
        <w:ind w:firstLine="360"/>
        <w:rPr>
          <w:rFonts w:ascii="Times New Roman" w:hAnsi="Times New Roman" w:cs="Times New Roman"/>
          <w:sz w:val="24"/>
          <w:szCs w:val="24"/>
          <w:lang w:val="en-US"/>
        </w:rPr>
      </w:pPr>
      <w:bookmarkStart w:id="67" w:name="_Hlk208823702"/>
      <w:bookmarkStart w:id="68" w:name="_Hlk209533731"/>
      <w:r w:rsidRPr="0077024F">
        <w:rPr>
          <w:rFonts w:ascii="Times New Roman" w:hAnsi="Times New Roman" w:cs="Times New Roman"/>
          <w:sz w:val="24"/>
          <w:szCs w:val="24"/>
          <w:lang w:val="en-US"/>
        </w:rPr>
        <w:t xml:space="preserve">On a practical note, we must acknowledge the technical randomization error. While in the previous study </w:t>
      </w:r>
      <w:sdt>
        <w:sdtPr>
          <w:rPr>
            <w:rFonts w:ascii="Times New Roman" w:hAnsi="Times New Roman" w:cs="Times New Roman"/>
            <w:sz w:val="24"/>
            <w:szCs w:val="24"/>
            <w:lang w:val="en-US"/>
          </w:rPr>
          <w:alias w:val="To edit, see citavi.com/edit"/>
          <w:tag w:val="CitaviPlaceholder#c3e100c0-9a3a-42d1-9c78-5bd0f0066d04"/>
          <w:id w:val="-1934272841"/>
          <w:placeholder>
            <w:docPart w:val="DefaultPlaceholder_-1854013440"/>
          </w:placeholder>
        </w:sdtPr>
        <w:sdtContent>
          <w:r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lN2ZhNDM1LWNlZWQtNGMzYi04NDU3LTIxMTllZTBmNTkxN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YzNlMTAwYzAtOWEzYS00MmQxLTljNzgtNWJkMGYwMDY2ZDA0IiwiVGV4dCI6IjE0IiwiV0FJVmVyc2lvbiI6IjYuMTEuMC4wIn0=}</w:instrText>
          </w:r>
          <w:r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stimuli were drawn only once, as intended, the present code allowed full randomization with duplication and omissions of stimuli. While undoubtedly unfortunate, we are nevertheless confident that this error has not affected our results </w:t>
      </w:r>
      <w:r w:rsidR="003346A7" w:rsidRPr="0077024F">
        <w:rPr>
          <w:rFonts w:ascii="Times New Roman" w:hAnsi="Times New Roman" w:cs="Times New Roman"/>
          <w:sz w:val="24"/>
          <w:szCs w:val="24"/>
          <w:lang w:val="en-US"/>
        </w:rPr>
        <w:t>substantially</w:t>
      </w:r>
      <w:r w:rsidRPr="0077024F">
        <w:rPr>
          <w:rFonts w:ascii="Times New Roman" w:hAnsi="Times New Roman" w:cs="Times New Roman"/>
          <w:sz w:val="24"/>
          <w:szCs w:val="24"/>
          <w:lang w:val="en-US"/>
        </w:rPr>
        <w:t xml:space="preserve">. First, the classification patterns for different Morph Types and Emotions </w:t>
      </w:r>
      <w:r w:rsidR="002224D9" w:rsidRPr="0077024F">
        <w:rPr>
          <w:rFonts w:ascii="Times New Roman" w:hAnsi="Times New Roman" w:cs="Times New Roman"/>
          <w:sz w:val="24"/>
          <w:szCs w:val="24"/>
          <w:lang w:val="en-US"/>
        </w:rPr>
        <w:t>fully replicate our</w:t>
      </w:r>
      <w:r w:rsidRPr="0077024F">
        <w:rPr>
          <w:rFonts w:ascii="Times New Roman" w:hAnsi="Times New Roman" w:cs="Times New Roman"/>
          <w:sz w:val="24"/>
          <w:szCs w:val="24"/>
          <w:lang w:val="en-US"/>
        </w:rPr>
        <w:t xml:space="preserve"> previous study (cf</w:t>
      </w:r>
      <w:r w:rsidR="003E2F9E"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Figure 3) and we observed </w:t>
      </w:r>
      <w:r w:rsidR="003346A7" w:rsidRPr="0077024F">
        <w:rPr>
          <w:rFonts w:ascii="Times New Roman" w:hAnsi="Times New Roman" w:cs="Times New Roman"/>
          <w:sz w:val="24"/>
          <w:szCs w:val="24"/>
          <w:lang w:val="en-US"/>
        </w:rPr>
        <w:t>highly</w:t>
      </w:r>
      <w:r w:rsidRPr="0077024F">
        <w:rPr>
          <w:rFonts w:ascii="Times New Roman" w:hAnsi="Times New Roman" w:cs="Times New Roman"/>
          <w:sz w:val="24"/>
          <w:szCs w:val="24"/>
          <w:lang w:val="en-US"/>
        </w:rPr>
        <w:t xml:space="preserve"> similar correlations between vocal emotion recognition and music perception performance (cf. Table 3). </w:t>
      </w:r>
      <w:bookmarkEnd w:id="67"/>
      <w:r w:rsidR="002224D9" w:rsidRPr="0077024F">
        <w:rPr>
          <w:rFonts w:ascii="Times New Roman" w:hAnsi="Times New Roman" w:cs="Times New Roman"/>
          <w:sz w:val="24"/>
          <w:szCs w:val="24"/>
          <w:lang w:val="en-US"/>
        </w:rPr>
        <w:t xml:space="preserve">Second, while this issue might have decreased our signal-to-noise ratio, it would not have introduced a specific bias. Thus, we still consider both studies sufficiently comparable. </w:t>
      </w:r>
    </w:p>
    <w:bookmarkEnd w:id="68"/>
    <w:p w14:paraId="061E557C" w14:textId="4948E3EE" w:rsidR="006C24C4" w:rsidRPr="0077024F" w:rsidRDefault="007D0C7D" w:rsidP="007D0C7D">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While the present behavioral data did not reveal differences between musical subgroups, future research may</w:t>
      </w:r>
      <w:r w:rsidR="00BC6348" w:rsidRPr="0077024F">
        <w:rPr>
          <w:rFonts w:ascii="Times New Roman" w:hAnsi="Times New Roman" w:cs="Times New Roman"/>
          <w:sz w:val="24"/>
          <w:szCs w:val="24"/>
          <w:lang w:val="en-US"/>
        </w:rPr>
        <w:t xml:space="preserve"> unravel</w:t>
      </w:r>
      <w:r w:rsidRPr="0077024F">
        <w:rPr>
          <w:rFonts w:ascii="Times New Roman" w:hAnsi="Times New Roman" w:cs="Times New Roman"/>
          <w:sz w:val="24"/>
          <w:szCs w:val="24"/>
          <w:lang w:val="en-US"/>
        </w:rPr>
        <w:t xml:space="preserve"> more fine-grained patterns in the brain</w:t>
      </w:r>
      <w:r w:rsidR="00D62F64" w:rsidRPr="0077024F">
        <w:rPr>
          <w:rFonts w:ascii="Times New Roman" w:hAnsi="Times New Roman" w:cs="Times New Roman"/>
          <w:sz w:val="24"/>
          <w:szCs w:val="24"/>
          <w:lang w:val="en-US"/>
        </w:rPr>
        <w:t xml:space="preserve">. </w:t>
      </w:r>
      <w:r w:rsidR="007167F1" w:rsidRPr="0077024F">
        <w:rPr>
          <w:rFonts w:ascii="Times New Roman" w:hAnsi="Times New Roman" w:cs="Times New Roman"/>
          <w:sz w:val="24"/>
          <w:szCs w:val="24"/>
          <w:lang w:val="en-US"/>
        </w:rPr>
        <w:t xml:space="preserve">Several studies have reported brain differences in auditory and motor processing between amateurs and professionals  </w:t>
      </w:r>
      <w:sdt>
        <w:sdtPr>
          <w:rPr>
            <w:rFonts w:ascii="Times New Roman" w:hAnsi="Times New Roman" w:cs="Times New Roman"/>
            <w:sz w:val="24"/>
            <w:szCs w:val="24"/>
            <w:lang w:val="en-US"/>
          </w:rPr>
          <w:alias w:val="To edit, see citavi.com/edit"/>
          <w:tag w:val="CitaviPlaceholder#72f2cce5-5dce-47dc-adb2-5378a21b08db"/>
          <w:id w:val="1304811736"/>
          <w:placeholder>
            <w:docPart w:val="DefaultPlaceholder_-1854013440"/>
          </w:placeholder>
        </w:sdtPr>
        <w:sdtContent>
          <w:r w:rsidR="00AC737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5NTM5ZjRkLTc3YWMtNGU3OS1hNjQ1LTFjM2FiMmE5NDcwNyIsIlJhbmdlTGVuZ3RoIjoyLCJSZWZlcmVuY2VJZCI6ImZiMmI5ODRmLTZlNjItNGJlMi1iMGM0LWI5ZjIzY2I1Y2E0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k2OTI2MzEiLCJVcmlTdHJpbmciOiJodHRwOi8vd3d3Lm5jYmkubmxtLm5paC5nb3YvcHVibWVkLzE5NjkyNjM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2LTA0VDE1OjAxOjIzIiwiTW9kaWZpZWRCeSI6Il9DaHJpc3RpbmUgTnVzc2JhdW0iLCJJZCI6IjZmMjZlNzhkLTEwZTgtNDJhNy1iZGNjLTdmMmU2M2M5MzQzMCIsIk1vZGlmaWVkT24iOiIyMDI1LTA2LTA0VDE1OjAxOjIz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My9jZXJjb3IvYmhwMTc3IiwiVXJpU3RyaW5nIjoiaHR0cHM6Ly9kb2kub3JnLzEwLjEwOTMvY2VyY29yL2JocDE3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xMC4xMDE2L2oubmV1cm9pbWFnZS4yMDAzLjA3LjAxOCIsIlVyaVN0cmluZyI6Imh0dHBzOi8vZG9pLm9yZy8xMC4xMDE2L2oubmV1cm9pbWFnZS4yMDAzLjA3LjAxO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FQxNDo1OToxOSIsIk1vZGlmaWVkQnkiOiJfQ2hyaXN0aW5lIE51c3NiYXVtIiwiSWQiOiI3NjdmNzg3Yi1kMmIzLTQ5OWQtOGZhYS04ZTE2NjFhOGZjYmUiLCJNb2RpZmllZE9uIjoiMjAyNS0wNi0wNFQxNDo1OToxO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jE0NjQyNDkxIiwiVXJpU3RyaW5nIjoiaHR0cDovL3d3dy5uY2JpLm5sbS5uaWguZ292L3B1Ym1lZC8xNDY0MjQ5MSIsIkxpbmtlZFJlc291cmNlU3RhdHVzIjo4LCJQcm9wZXJ0aWVzIjp7IiRpZCI6IjI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}</w:instrText>
          </w:r>
          <w:r w:rsidR="00AC737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64–67</w:t>
          </w:r>
          <w:r w:rsidR="00AC7377" w:rsidRPr="0077024F">
            <w:rPr>
              <w:rFonts w:ascii="Times New Roman" w:hAnsi="Times New Roman" w:cs="Times New Roman"/>
              <w:sz w:val="24"/>
              <w:szCs w:val="24"/>
              <w:lang w:val="en-US"/>
            </w:rPr>
            <w:fldChar w:fldCharType="end"/>
          </w:r>
        </w:sdtContent>
      </w:sdt>
      <w:r w:rsidR="007167F1" w:rsidRPr="0077024F">
        <w:rPr>
          <w:rFonts w:ascii="Times New Roman" w:hAnsi="Times New Roman" w:cs="Times New Roman"/>
          <w:sz w:val="24"/>
          <w:szCs w:val="24"/>
          <w:lang w:val="en-US"/>
        </w:rPr>
        <w:t xml:space="preserve"> and singers and instrumentalists </w:t>
      </w:r>
      <w:sdt>
        <w:sdtPr>
          <w:rPr>
            <w:rFonts w:ascii="Times New Roman" w:hAnsi="Times New Roman" w:cs="Times New Roman"/>
            <w:sz w:val="24"/>
            <w:szCs w:val="24"/>
            <w:lang w:val="en-US"/>
          </w:rPr>
          <w:alias w:val="To edit, see citavi.com/edit"/>
          <w:tag w:val="CitaviPlaceholder#a0ac78f4-659c-4f66-b2b0-1043cc2bb42b"/>
          <w:id w:val="2013786517"/>
          <w:placeholder>
            <w:docPart w:val="DefaultPlaceholder_-1854013440"/>
          </w:placeholder>
        </w:sdtPr>
        <w:sdtContent>
          <w:r w:rsidR="00976EB4"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MGRiN2U1LTFlM2YtNGY2Mi04ZmJlLWYzOWIzYjkwOTIxNiIsIlJhbmdlTGVuZ3RoIjoyLCJSZWZlcmVuY2VJZCI6ImZjYmYyMzllLTcxMmMtNGQxZC04NjdhLTBkOWZmZjU4NzI4N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IxNzc5MjcxIiwiVXJpU3RyaW5nIjoiaHR0cDovL3d3dy5uY2JpLm5sbS5uaWguZ292L3B1Ym1lZC8yMTc3OTI3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NC0wNFQxNTo1ODozOCIsIk1vZGlmaWVkQnkiOiJfQ2hyaXN0aW5lIE51c3NiYXVtIiwiSWQiOiJjMjg2NGViOS03MTkyLTRmZmEtYTQyMi03MDdmYjM2ZjA5NDkiLCJNb2RpZmllZE9uIjoiMjAyNS0wNC0wNFQxNTo1ODozO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xMzM4NjQiLCJVcmlTdHJpbmciOiJodHRwczovL3d3dy5uY2JpLm5sbS5uaWguZ292L3BtYy9hcnRpY2xlcy9QTUMzMTMzODY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0LTA0VDE1OjU4OjM4IiwiTW9kaWZpZWRCeSI6Il9DaHJpc3RpbmUgTnVzc2JhdW0iLCJJZCI6IjJiMjZjN2U1LTI4NDUtNDk1ZS1iNWM1LWJjMzUyNTI2OWYyZiIsIk1vZGlmaWVkT24iOiIyMDI1LTA0LTA0VDE1OjU4OjM4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zM4OS9mcHN5Zy4yMDExLjAwMTU2IiwiVXJpU3RyaW5nIjoiaHR0cHM6Ly9kb2kub3JnLzEwLjMzODkvZnBzeWcuMjAxMS4wMDE1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}</w:instrText>
          </w:r>
          <w:r w:rsidR="00976EB4"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68</w:t>
          </w:r>
          <w:r w:rsidR="00976EB4" w:rsidRPr="0077024F">
            <w:rPr>
              <w:rFonts w:ascii="Times New Roman" w:hAnsi="Times New Roman" w:cs="Times New Roman"/>
              <w:sz w:val="24"/>
              <w:szCs w:val="24"/>
              <w:lang w:val="en-US"/>
            </w:rPr>
            <w:fldChar w:fldCharType="end"/>
          </w:r>
        </w:sdtContent>
      </w:sdt>
      <w:r w:rsidR="007167F1" w:rsidRPr="0077024F">
        <w:rPr>
          <w:rFonts w:ascii="Times New Roman" w:hAnsi="Times New Roman" w:cs="Times New Roman"/>
          <w:sz w:val="24"/>
          <w:szCs w:val="24"/>
          <w:lang w:val="en-US"/>
        </w:rPr>
        <w:t xml:space="preserve">, </w:t>
      </w:r>
      <w:r w:rsidR="00310C23" w:rsidRPr="0077024F">
        <w:rPr>
          <w:rFonts w:ascii="Times New Roman" w:hAnsi="Times New Roman" w:cs="Times New Roman"/>
          <w:sz w:val="24"/>
          <w:szCs w:val="24"/>
          <w:lang w:val="en-US"/>
        </w:rPr>
        <w:t xml:space="preserve">but </w:t>
      </w:r>
      <w:proofErr w:type="gramStart"/>
      <w:r w:rsidR="00310C23" w:rsidRPr="0077024F">
        <w:rPr>
          <w:rFonts w:ascii="Times New Roman" w:hAnsi="Times New Roman" w:cs="Times New Roman"/>
          <w:sz w:val="24"/>
          <w:szCs w:val="24"/>
          <w:lang w:val="en-US"/>
        </w:rPr>
        <w:t>as yet</w:t>
      </w:r>
      <w:proofErr w:type="gramEnd"/>
      <w:r w:rsidR="00310C23" w:rsidRPr="0077024F">
        <w:rPr>
          <w:rFonts w:ascii="Times New Roman" w:hAnsi="Times New Roman" w:cs="Times New Roman"/>
          <w:sz w:val="24"/>
          <w:szCs w:val="24"/>
          <w:lang w:val="en-US"/>
        </w:rPr>
        <w:t xml:space="preserve"> </w:t>
      </w:r>
      <w:r w:rsidR="00623954" w:rsidRPr="0077024F">
        <w:rPr>
          <w:rFonts w:ascii="Times New Roman" w:hAnsi="Times New Roman" w:cs="Times New Roman"/>
          <w:sz w:val="24"/>
          <w:szCs w:val="24"/>
          <w:lang w:val="en-US"/>
        </w:rPr>
        <w:t>such studies do not provide</w:t>
      </w:r>
      <w:r w:rsidR="00310C23" w:rsidRPr="0077024F">
        <w:rPr>
          <w:rFonts w:ascii="Times New Roman" w:hAnsi="Times New Roman" w:cs="Times New Roman"/>
          <w:sz w:val="24"/>
          <w:szCs w:val="24"/>
          <w:lang w:val="en-US"/>
        </w:rPr>
        <w:t xml:space="preserve"> insights into vocal emotional processing. </w:t>
      </w:r>
      <w:r w:rsidR="00623954" w:rsidRPr="0077024F">
        <w:rPr>
          <w:rFonts w:ascii="Times New Roman" w:hAnsi="Times New Roman" w:cs="Times New Roman"/>
          <w:sz w:val="24"/>
          <w:szCs w:val="24"/>
          <w:lang w:val="en-US"/>
        </w:rPr>
        <w:t xml:space="preserve">While </w:t>
      </w:r>
      <w:r w:rsidR="00D62F64" w:rsidRPr="0077024F">
        <w:rPr>
          <w:rFonts w:ascii="Times New Roman" w:hAnsi="Times New Roman" w:cs="Times New Roman"/>
          <w:sz w:val="24"/>
          <w:szCs w:val="24"/>
          <w:lang w:val="en-US"/>
        </w:rPr>
        <w:t xml:space="preserve">we observed </w:t>
      </w:r>
      <w:r w:rsidR="00623954" w:rsidRPr="0077024F">
        <w:rPr>
          <w:rFonts w:ascii="Times New Roman" w:hAnsi="Times New Roman" w:cs="Times New Roman"/>
          <w:sz w:val="24"/>
          <w:szCs w:val="24"/>
          <w:lang w:val="en-US"/>
        </w:rPr>
        <w:t xml:space="preserve">differences in </w:t>
      </w:r>
      <w:r w:rsidR="00D62F64" w:rsidRPr="0077024F">
        <w:rPr>
          <w:rFonts w:ascii="Times New Roman" w:hAnsi="Times New Roman" w:cs="Times New Roman"/>
          <w:sz w:val="24"/>
          <w:szCs w:val="24"/>
          <w:lang w:val="en-US"/>
        </w:rPr>
        <w:t xml:space="preserve">electrophysiological responses in </w:t>
      </w:r>
      <w:r w:rsidR="00995C46" w:rsidRPr="0077024F">
        <w:rPr>
          <w:rFonts w:ascii="Times New Roman" w:hAnsi="Times New Roman" w:cs="Times New Roman"/>
          <w:sz w:val="24"/>
          <w:szCs w:val="24"/>
          <w:lang w:val="en-US"/>
        </w:rPr>
        <w:t xml:space="preserve">professional </w:t>
      </w:r>
      <w:r w:rsidR="00D62F64" w:rsidRPr="0077024F">
        <w:rPr>
          <w:rFonts w:ascii="Times New Roman" w:hAnsi="Times New Roman" w:cs="Times New Roman"/>
          <w:sz w:val="24"/>
          <w:szCs w:val="24"/>
          <w:lang w:val="en-US"/>
        </w:rPr>
        <w:t>musicians and non-musicians</w:t>
      </w:r>
      <w:r w:rsidR="007167F1" w:rsidRPr="0077024F">
        <w:rPr>
          <w:rFonts w:ascii="Times New Roman" w:hAnsi="Times New Roman" w:cs="Times New Roman"/>
          <w:sz w:val="24"/>
          <w:szCs w:val="24"/>
          <w:lang w:val="en-US"/>
        </w:rPr>
        <w:t xml:space="preserve"> </w:t>
      </w:r>
      <w:r w:rsidR="00623954" w:rsidRPr="0077024F">
        <w:rPr>
          <w:rFonts w:ascii="Times New Roman" w:hAnsi="Times New Roman" w:cs="Times New Roman"/>
          <w:sz w:val="24"/>
          <w:szCs w:val="24"/>
          <w:lang w:val="en-US"/>
        </w:rPr>
        <w:t xml:space="preserve">during vocal emotion recognition </w:t>
      </w:r>
      <w:sdt>
        <w:sdtPr>
          <w:rPr>
            <w:rFonts w:ascii="Times New Roman" w:hAnsi="Times New Roman" w:cs="Times New Roman"/>
            <w:sz w:val="24"/>
            <w:szCs w:val="24"/>
            <w:lang w:val="en-US"/>
          </w:rPr>
          <w:alias w:val="To edit, see citavi.com/edit"/>
          <w:tag w:val="CitaviPlaceholder#afebbff7-5487-49b6-bc81-bf32a5bdfb07"/>
          <w:id w:val="-1941059763"/>
          <w:placeholder>
            <w:docPart w:val="DefaultPlaceholder_-1854013440"/>
          </w:placeholder>
        </w:sdtPr>
        <w:sdtContent>
          <w:r w:rsidR="00AC7377"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xNWFlNWI1LTQwNWUtNDYzNC04NTljLWVjODY2NGRiMTE2ZSIsIlJhbmdlTGVuZ3RoIjoyLCJSZWZlcmVuY2VJZCI6IjU0ZWUyZTAwLWIxM2UtNGYzNi1hMjdjLWFlMWUyZjc5ZTJh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2IiLCJDaXRhdGlvbktleVVwZGF0ZVR5cGUiOjAsIkNvbGxhYm9yYXRvcnMiOltdLCJEb2kiOiIxMC4zMzkwL2JyYWluc2NpMTMxMTE1Nj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zM5MC9icmFpbnNjaTEzMTExNTYzIiwiVXJpU3RyaW5nIjoiaHR0cHM6Ly9kb2kub3JnLzEwLjMzOTAvYnJhaW5zY2kxMzExMTU2M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MzOTAvczI1MDYxNjY5IiwiVXJpU3RyaW5nIjoiaHR0cHM6Ly9kb2kub3JnLzEwLjMzOTAvczI1MDYxNjY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}</w:instrText>
          </w:r>
          <w:r w:rsidR="00AC7377"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69, 70</w:t>
          </w:r>
          <w:r w:rsidR="00AC7377" w:rsidRPr="0077024F">
            <w:rPr>
              <w:rFonts w:ascii="Times New Roman" w:hAnsi="Times New Roman" w:cs="Times New Roman"/>
              <w:sz w:val="24"/>
              <w:szCs w:val="24"/>
              <w:lang w:val="en-US"/>
            </w:rPr>
            <w:fldChar w:fldCharType="end"/>
          </w:r>
        </w:sdtContent>
      </w:sdt>
      <w:r w:rsidR="007167F1" w:rsidRPr="0077024F">
        <w:rPr>
          <w:rFonts w:ascii="Times New Roman" w:hAnsi="Times New Roman" w:cs="Times New Roman"/>
          <w:sz w:val="24"/>
          <w:szCs w:val="24"/>
          <w:lang w:val="en-US"/>
        </w:rPr>
        <w:t>,</w:t>
      </w:r>
      <w:r w:rsidR="00D62F64" w:rsidRPr="0077024F">
        <w:rPr>
          <w:rFonts w:ascii="Times New Roman" w:hAnsi="Times New Roman" w:cs="Times New Roman"/>
          <w:sz w:val="24"/>
          <w:szCs w:val="24"/>
          <w:lang w:val="en-US"/>
        </w:rPr>
        <w:t xml:space="preserve"> </w:t>
      </w:r>
      <w:r w:rsidR="00310C23" w:rsidRPr="0077024F">
        <w:rPr>
          <w:rFonts w:ascii="Times New Roman" w:hAnsi="Times New Roman" w:cs="Times New Roman"/>
          <w:sz w:val="24"/>
          <w:szCs w:val="24"/>
          <w:lang w:val="en-US"/>
        </w:rPr>
        <w:t xml:space="preserve">a meaningful </w:t>
      </w:r>
      <w:r w:rsidR="00623954" w:rsidRPr="0077024F">
        <w:rPr>
          <w:rFonts w:ascii="Times New Roman" w:hAnsi="Times New Roman" w:cs="Times New Roman"/>
          <w:sz w:val="24"/>
          <w:szCs w:val="24"/>
          <w:lang w:val="en-US"/>
        </w:rPr>
        <w:t xml:space="preserve">fine-grained </w:t>
      </w:r>
      <w:r w:rsidR="00310C23" w:rsidRPr="0077024F">
        <w:rPr>
          <w:rFonts w:ascii="Times New Roman" w:hAnsi="Times New Roman" w:cs="Times New Roman"/>
          <w:sz w:val="24"/>
          <w:szCs w:val="24"/>
          <w:lang w:val="en-US"/>
        </w:rPr>
        <w:t>comparison between singers and instrumentalists</w:t>
      </w:r>
      <w:r w:rsidR="00623954" w:rsidRPr="0077024F">
        <w:rPr>
          <w:rFonts w:ascii="Times New Roman" w:hAnsi="Times New Roman" w:cs="Times New Roman"/>
          <w:sz w:val="24"/>
          <w:szCs w:val="24"/>
          <w:lang w:val="en-US"/>
        </w:rPr>
        <w:t>,</w:t>
      </w:r>
      <w:r w:rsidR="00310C23" w:rsidRPr="0077024F">
        <w:rPr>
          <w:rFonts w:ascii="Times New Roman" w:hAnsi="Times New Roman" w:cs="Times New Roman"/>
          <w:sz w:val="24"/>
          <w:szCs w:val="24"/>
          <w:lang w:val="en-US"/>
        </w:rPr>
        <w:t xml:space="preserve"> or amateurs and professionals</w:t>
      </w:r>
      <w:r w:rsidR="00623954" w:rsidRPr="0077024F">
        <w:rPr>
          <w:rFonts w:ascii="Times New Roman" w:hAnsi="Times New Roman" w:cs="Times New Roman"/>
          <w:sz w:val="24"/>
          <w:szCs w:val="24"/>
          <w:lang w:val="en-US"/>
        </w:rPr>
        <w:t>,</w:t>
      </w:r>
      <w:r w:rsidR="00310C23" w:rsidRPr="0077024F">
        <w:rPr>
          <w:rFonts w:ascii="Times New Roman" w:hAnsi="Times New Roman" w:cs="Times New Roman"/>
          <w:sz w:val="24"/>
          <w:szCs w:val="24"/>
          <w:lang w:val="en-US"/>
        </w:rPr>
        <w:t xml:space="preserve"> would </w:t>
      </w:r>
      <w:r w:rsidR="00623954" w:rsidRPr="0077024F">
        <w:rPr>
          <w:rFonts w:ascii="Times New Roman" w:hAnsi="Times New Roman" w:cs="Times New Roman"/>
          <w:sz w:val="24"/>
          <w:szCs w:val="24"/>
          <w:lang w:val="en-US"/>
        </w:rPr>
        <w:t xml:space="preserve">arguably </w:t>
      </w:r>
      <w:r w:rsidR="00310C23" w:rsidRPr="0077024F">
        <w:rPr>
          <w:rFonts w:ascii="Times New Roman" w:hAnsi="Times New Roman" w:cs="Times New Roman"/>
          <w:sz w:val="24"/>
          <w:szCs w:val="24"/>
          <w:lang w:val="en-US"/>
        </w:rPr>
        <w:t>require a much bigger sample.</w:t>
      </w:r>
      <w:r w:rsidR="007167F1" w:rsidRPr="0077024F">
        <w:rPr>
          <w:rFonts w:ascii="Times New Roman" w:hAnsi="Times New Roman" w:cs="Times New Roman"/>
          <w:sz w:val="24"/>
          <w:szCs w:val="24"/>
          <w:lang w:val="en-US"/>
        </w:rPr>
        <w:t xml:space="preserve"> </w:t>
      </w:r>
      <w:r w:rsidR="00D62F64" w:rsidRPr="0077024F">
        <w:rPr>
          <w:rFonts w:ascii="Times New Roman" w:hAnsi="Times New Roman" w:cs="Times New Roman"/>
          <w:sz w:val="24"/>
          <w:szCs w:val="24"/>
          <w:lang w:val="en-US"/>
        </w:rPr>
        <w:t xml:space="preserve"> </w:t>
      </w:r>
    </w:p>
    <w:p w14:paraId="2F2F8A86" w14:textId="1DAA19B8" w:rsidR="00797E97" w:rsidRPr="0077024F" w:rsidRDefault="007167F1" w:rsidP="00BC6348">
      <w:pPr>
        <w:spacing w:line="480" w:lineRule="auto"/>
        <w:ind w:firstLine="360"/>
        <w:rPr>
          <w:rFonts w:ascii="Times New Roman" w:hAnsi="Times New Roman" w:cs="Times New Roman"/>
          <w:sz w:val="24"/>
          <w:szCs w:val="24"/>
          <w:lang w:val="en-US"/>
        </w:rPr>
      </w:pPr>
      <w:r w:rsidRPr="0077024F">
        <w:rPr>
          <w:rFonts w:ascii="Times New Roman" w:hAnsi="Times New Roman" w:cs="Times New Roman"/>
          <w:sz w:val="24"/>
          <w:szCs w:val="24"/>
          <w:lang w:val="en-US"/>
        </w:rPr>
        <w:t>Finally,</w:t>
      </w:r>
      <w:r w:rsidR="00623954" w:rsidRPr="0077024F">
        <w:rPr>
          <w:rFonts w:ascii="Times New Roman" w:hAnsi="Times New Roman" w:cs="Times New Roman"/>
          <w:sz w:val="24"/>
          <w:szCs w:val="24"/>
          <w:lang w:val="en-US"/>
        </w:rPr>
        <w:t xml:space="preserve"> </w:t>
      </w:r>
      <w:r w:rsidR="0075526B" w:rsidRPr="0077024F">
        <w:rPr>
          <w:rFonts w:ascii="Times New Roman" w:hAnsi="Times New Roman" w:cs="Times New Roman"/>
          <w:sz w:val="24"/>
          <w:szCs w:val="24"/>
          <w:lang w:val="en-US"/>
        </w:rPr>
        <w:t xml:space="preserve">with respect to the individual dynamics of the </w:t>
      </w:r>
      <w:r w:rsidR="004F5C76" w:rsidRPr="0077024F">
        <w:rPr>
          <w:rFonts w:ascii="Times New Roman" w:hAnsi="Times New Roman" w:cs="Times New Roman"/>
          <w:sz w:val="24"/>
          <w:szCs w:val="24"/>
          <w:lang w:val="en-US"/>
        </w:rPr>
        <w:t>tight neural overlap of expression and perception</w:t>
      </w:r>
      <w:r w:rsidR="0075526B" w:rsidRPr="0077024F">
        <w:rPr>
          <w:rFonts w:ascii="Times New Roman" w:hAnsi="Times New Roman" w:cs="Times New Roman"/>
          <w:sz w:val="24"/>
          <w:szCs w:val="24"/>
          <w:lang w:val="en-US"/>
        </w:rPr>
        <w:t xml:space="preserve"> in vocal communication, </w:t>
      </w:r>
      <w:r w:rsidR="00623954" w:rsidRPr="0077024F">
        <w:rPr>
          <w:rFonts w:ascii="Times New Roman" w:hAnsi="Times New Roman" w:cs="Times New Roman"/>
          <w:sz w:val="24"/>
          <w:szCs w:val="24"/>
          <w:lang w:val="en-US"/>
        </w:rPr>
        <w:t xml:space="preserve">we hold that </w:t>
      </w:r>
      <w:r w:rsidR="0075526B" w:rsidRPr="0077024F">
        <w:rPr>
          <w:rFonts w:ascii="Times New Roman" w:hAnsi="Times New Roman" w:cs="Times New Roman"/>
          <w:sz w:val="24"/>
          <w:szCs w:val="24"/>
          <w:lang w:val="en-US"/>
        </w:rPr>
        <w:t>i</w:t>
      </w:r>
      <w:r w:rsidR="004933AA" w:rsidRPr="0077024F">
        <w:rPr>
          <w:rFonts w:ascii="Times New Roman" w:hAnsi="Times New Roman" w:cs="Times New Roman"/>
          <w:sz w:val="24"/>
          <w:szCs w:val="24"/>
          <w:lang w:val="en-US"/>
        </w:rPr>
        <w:t>t</w:t>
      </w:r>
      <w:r w:rsidR="0075526B" w:rsidRPr="0077024F">
        <w:rPr>
          <w:rFonts w:ascii="Times New Roman" w:hAnsi="Times New Roman" w:cs="Times New Roman"/>
          <w:sz w:val="24"/>
          <w:szCs w:val="24"/>
          <w:lang w:val="en-US"/>
        </w:rPr>
        <w:t xml:space="preserve"> may be worthwhile </w:t>
      </w:r>
      <w:proofErr w:type="gramStart"/>
      <w:r w:rsidR="0075526B" w:rsidRPr="0077024F">
        <w:rPr>
          <w:rFonts w:ascii="Times New Roman" w:hAnsi="Times New Roman" w:cs="Times New Roman"/>
          <w:sz w:val="24"/>
          <w:szCs w:val="24"/>
          <w:lang w:val="en-US"/>
        </w:rPr>
        <w:t>to focus</w:t>
      </w:r>
      <w:proofErr w:type="gramEnd"/>
      <w:r w:rsidR="0075526B" w:rsidRPr="0077024F">
        <w:rPr>
          <w:rFonts w:ascii="Times New Roman" w:hAnsi="Times New Roman" w:cs="Times New Roman"/>
          <w:sz w:val="24"/>
          <w:szCs w:val="24"/>
          <w:lang w:val="en-US"/>
        </w:rPr>
        <w:t xml:space="preserve"> on another group of vocal experts: professional voice actors or imitators. </w:t>
      </w:r>
      <w:r w:rsidR="00623954" w:rsidRPr="0077024F">
        <w:rPr>
          <w:rFonts w:ascii="Times New Roman" w:hAnsi="Times New Roman" w:cs="Times New Roman"/>
          <w:sz w:val="24"/>
          <w:szCs w:val="24"/>
          <w:lang w:val="en-US"/>
        </w:rPr>
        <w:t xml:space="preserve">This is because such experts, unlike singers, are specifically trained to express emotions in the </w:t>
      </w:r>
      <w:r w:rsidR="00623954" w:rsidRPr="0077024F">
        <w:rPr>
          <w:rFonts w:ascii="Times New Roman" w:hAnsi="Times New Roman" w:cs="Times New Roman"/>
          <w:i/>
          <w:iCs/>
          <w:sz w:val="24"/>
          <w:szCs w:val="24"/>
          <w:lang w:val="en-US"/>
        </w:rPr>
        <w:t>spoken</w:t>
      </w:r>
      <w:r w:rsidR="00623954" w:rsidRPr="0077024F">
        <w:rPr>
          <w:rFonts w:ascii="Times New Roman" w:hAnsi="Times New Roman" w:cs="Times New Roman"/>
          <w:sz w:val="24"/>
          <w:szCs w:val="24"/>
          <w:lang w:val="en-US"/>
        </w:rPr>
        <w:t xml:space="preserve"> voice. In fact, a</w:t>
      </w:r>
      <w:r w:rsidR="0075526B" w:rsidRPr="0077024F">
        <w:rPr>
          <w:rFonts w:ascii="Times New Roman" w:hAnsi="Times New Roman" w:cs="Times New Roman"/>
          <w:sz w:val="24"/>
          <w:szCs w:val="24"/>
          <w:lang w:val="en-US"/>
        </w:rPr>
        <w:t xml:space="preserve"> recent study found that voice actors show enhanced sensitivity for linguistic voice </w:t>
      </w:r>
      <w:r w:rsidR="0075526B" w:rsidRPr="0077024F">
        <w:rPr>
          <w:rFonts w:ascii="Times New Roman" w:hAnsi="Times New Roman" w:cs="Times New Roman"/>
          <w:sz w:val="24"/>
          <w:szCs w:val="24"/>
          <w:lang w:val="en-US"/>
        </w:rPr>
        <w:lastRenderedPageBreak/>
        <w:t xml:space="preserve">prosody and enhanced neural tracking for </w:t>
      </w:r>
      <w:r w:rsidR="004933AA" w:rsidRPr="0077024F">
        <w:rPr>
          <w:rFonts w:ascii="Times New Roman" w:hAnsi="Times New Roman" w:cs="Times New Roman"/>
          <w:sz w:val="24"/>
          <w:szCs w:val="24"/>
          <w:lang w:val="en-US"/>
        </w:rPr>
        <w:t xml:space="preserve">voice </w:t>
      </w:r>
      <w:r w:rsidR="0075526B" w:rsidRPr="0077024F">
        <w:rPr>
          <w:rFonts w:ascii="Times New Roman" w:hAnsi="Times New Roman" w:cs="Times New Roman"/>
          <w:sz w:val="24"/>
          <w:szCs w:val="24"/>
          <w:lang w:val="en-US"/>
        </w:rPr>
        <w:t xml:space="preserve">pitch compared to non-actors </w:t>
      </w:r>
      <w:sdt>
        <w:sdtPr>
          <w:rPr>
            <w:rFonts w:ascii="Times New Roman" w:hAnsi="Times New Roman" w:cs="Times New Roman"/>
            <w:sz w:val="24"/>
            <w:szCs w:val="24"/>
            <w:lang w:val="en-US"/>
          </w:rPr>
          <w:alias w:val="To edit, see citavi.com/edit"/>
          <w:tag w:val="CitaviPlaceholder#1ea1b720-9cdb-4923-ad87-07afe7f01e43"/>
          <w:id w:val="-1812850744"/>
          <w:placeholder>
            <w:docPart w:val="DefaultPlaceholder_-1854013440"/>
          </w:placeholder>
        </w:sdtPr>
        <w:sdtContent>
          <w:r w:rsidR="0075526B"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yODczNzVlLTBhYWQtNGRmMi1hZDA2LWQzOTk0ZDQwOTAxYSIsIlJhbmdlTGVuZ3RoIjoyLCJSZWZlcmVuY2VJZCI6ImZiMDVkZmRiLTEyM2YtNGRkYS1iNzk3LTJmY2Y4MzU3YjM3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2ouY29ydGV4LjIwMjQuMDYuMDE2IiwiVXJpU3RyaW5nIjoiaHR0cHM6Ly9kb2kub3JnLzEwLjEwMTYvai5jb3J0ZXguMjAyNC4wNi4wMT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}</w:instrText>
          </w:r>
          <w:r w:rsidR="0075526B"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71</w:t>
          </w:r>
          <w:r w:rsidR="0075526B" w:rsidRPr="0077024F">
            <w:rPr>
              <w:rFonts w:ascii="Times New Roman" w:hAnsi="Times New Roman" w:cs="Times New Roman"/>
              <w:sz w:val="24"/>
              <w:szCs w:val="24"/>
              <w:lang w:val="en-US"/>
            </w:rPr>
            <w:fldChar w:fldCharType="end"/>
          </w:r>
        </w:sdtContent>
      </w:sdt>
      <w:r w:rsidR="0075526B" w:rsidRPr="0077024F">
        <w:rPr>
          <w:rFonts w:ascii="Times New Roman" w:hAnsi="Times New Roman" w:cs="Times New Roman"/>
          <w:sz w:val="24"/>
          <w:szCs w:val="24"/>
          <w:lang w:val="en-US"/>
        </w:rPr>
        <w:t>.</w:t>
      </w:r>
      <w:r w:rsidR="004933AA" w:rsidRPr="0077024F">
        <w:rPr>
          <w:rFonts w:ascii="Times New Roman" w:hAnsi="Times New Roman" w:cs="Times New Roman"/>
          <w:sz w:val="24"/>
          <w:szCs w:val="24"/>
          <w:lang w:val="en-US"/>
        </w:rPr>
        <w:t xml:space="preserve"> Vocal acting usually involves deliberate exaggeration of vocal expressions and may therefore require</w:t>
      </w:r>
      <w:r w:rsidR="00310C23" w:rsidRPr="0077024F">
        <w:rPr>
          <w:rFonts w:ascii="Times New Roman" w:hAnsi="Times New Roman" w:cs="Times New Roman"/>
          <w:sz w:val="24"/>
          <w:szCs w:val="24"/>
          <w:lang w:val="en-US"/>
        </w:rPr>
        <w:t xml:space="preserve"> a </w:t>
      </w:r>
      <w:r w:rsidR="004933AA" w:rsidRPr="0077024F">
        <w:rPr>
          <w:rFonts w:ascii="Times New Roman" w:hAnsi="Times New Roman" w:cs="Times New Roman"/>
          <w:sz w:val="24"/>
          <w:szCs w:val="24"/>
          <w:lang w:val="en-US"/>
        </w:rPr>
        <w:t xml:space="preserve">fine-grained explicit representation of vocal emotions </w:t>
      </w:r>
      <w:sdt>
        <w:sdtPr>
          <w:rPr>
            <w:rFonts w:ascii="Times New Roman" w:hAnsi="Times New Roman" w:cs="Times New Roman"/>
            <w:sz w:val="24"/>
            <w:szCs w:val="24"/>
            <w:lang w:val="en-US"/>
          </w:rPr>
          <w:alias w:val="To edit, see citavi.com/edit"/>
          <w:tag w:val="CitaviPlaceholder#62faf88e-af20-47e9-a88d-93ed4d3fe3fe"/>
          <w:id w:val="1552816323"/>
          <w:placeholder>
            <w:docPart w:val="DefaultPlaceholder_-1854013440"/>
          </w:placeholder>
        </w:sdtPr>
        <w:sdtContent>
          <w:r w:rsidR="004933AA"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wYzZmNDgyLTQyZjQtNDMxNy1iMDc3LWE0NzZjNGY3OTc0YyIsIlJhbmdlTGVuZ3RoIjoyLCJSZWZlcmVuY2VJZCI6ImI0YzM1YWYyLWQxYjYtNDc2NS04OTVmLWE1NjI5ZjFiMTY3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MxMDgxNjYzIiwiVXJpU3RyaW5nIjoiaHR0cDovL3d3dy5uY2JpLm5sbS5uaWguZ292L3B1Ym1lZC8zMTA4MTY2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2LTA1VDE0OjA1OjIwIiwiTW9kaWZpZWRCeSI6Il9DaHJpc3RpbmUgTnVzc2JhdW0iLCJJZCI6IjY4OTI3NTJjLWY4MGQtNDhlOS1iZTlkLTg1NDhlOTJiZjUzZCIsIk1vZGlmaWVkT24iOiIyMDI1LTA2LTA1VDE0OjA1OjIw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zNy94Z2UwMDAwNjI0IiwiVXJpU3RyaW5nIjoiaHR0cHM6Ly9kb2kub3JnLzEwLjEwMzcveGdlMDAwMDY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}</w:instrText>
          </w:r>
          <w:r w:rsidR="004933AA"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72</w:t>
          </w:r>
          <w:r w:rsidR="004933AA" w:rsidRPr="0077024F">
            <w:rPr>
              <w:rFonts w:ascii="Times New Roman" w:hAnsi="Times New Roman" w:cs="Times New Roman"/>
              <w:sz w:val="24"/>
              <w:szCs w:val="24"/>
              <w:lang w:val="en-US"/>
            </w:rPr>
            <w:fldChar w:fldCharType="end"/>
          </w:r>
        </w:sdtContent>
      </w:sdt>
      <w:r w:rsidR="004933AA" w:rsidRPr="0077024F">
        <w:rPr>
          <w:rFonts w:ascii="Times New Roman" w:hAnsi="Times New Roman" w:cs="Times New Roman"/>
          <w:sz w:val="24"/>
          <w:szCs w:val="24"/>
          <w:lang w:val="en-US"/>
        </w:rPr>
        <w:t xml:space="preserve">. </w:t>
      </w:r>
      <w:r w:rsidR="00E80810" w:rsidRPr="0077024F">
        <w:rPr>
          <w:rFonts w:ascii="Times New Roman" w:hAnsi="Times New Roman" w:cs="Times New Roman"/>
          <w:sz w:val="24"/>
          <w:szCs w:val="24"/>
          <w:lang w:val="en-US"/>
        </w:rPr>
        <w:t xml:space="preserve">While there is research comparing actors and non-actors regarding </w:t>
      </w:r>
      <w:r w:rsidR="00310C23" w:rsidRPr="0077024F">
        <w:rPr>
          <w:rFonts w:ascii="Times New Roman" w:hAnsi="Times New Roman" w:cs="Times New Roman"/>
          <w:sz w:val="24"/>
          <w:szCs w:val="24"/>
          <w:lang w:val="en-US"/>
        </w:rPr>
        <w:t xml:space="preserve">the </w:t>
      </w:r>
      <w:r w:rsidR="00E80810" w:rsidRPr="0077024F">
        <w:rPr>
          <w:rFonts w:ascii="Times New Roman" w:hAnsi="Times New Roman" w:cs="Times New Roman"/>
          <w:sz w:val="24"/>
          <w:szCs w:val="24"/>
          <w:lang w:val="en-US"/>
        </w:rPr>
        <w:t xml:space="preserve">expression of emotions </w:t>
      </w:r>
      <w:sdt>
        <w:sdtPr>
          <w:rPr>
            <w:rFonts w:ascii="Times New Roman" w:hAnsi="Times New Roman" w:cs="Times New Roman"/>
            <w:sz w:val="24"/>
            <w:szCs w:val="24"/>
            <w:lang w:val="en-US"/>
          </w:rPr>
          <w:alias w:val="To edit, see citavi.com/edit"/>
          <w:tag w:val="CitaviPlaceholder#4b6e8a2e-2b58-44f9-a707-28554b255b2a"/>
          <w:id w:val="1859547472"/>
          <w:placeholder>
            <w:docPart w:val="DefaultPlaceholder_-1854013440"/>
          </w:placeholder>
        </w:sdtPr>
        <w:sdtContent>
          <w:r w:rsidR="00E80810" w:rsidRPr="0077024F">
            <w:rPr>
              <w:rFonts w:ascii="Times New Roman" w:hAnsi="Times New Roman" w:cs="Times New Roman"/>
              <w:sz w:val="24"/>
              <w:szCs w:val="24"/>
              <w:lang w:val="en-US"/>
            </w:rPr>
            <w:fldChar w:fldCharType="begin"/>
          </w:r>
          <w:r w:rsidR="00AB6510"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YTA2ZWIzLWZkZWUtNDhhNy1iYzMwLWM0MDFiMTJkMDdiMSIsIlJhbmdlTGVuZ3RoIjoyLCJSZWZlcmVuY2VJZCI6ImIyMGJkZDJlLTIzN2EtNDg2OS1iOThhLTgzMDE4OTllYjUzY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A5MTktMDE1LTAyMDktNSIsIlVyaVN0cmluZyI6Imh0dHBzOi8vZG9pLm9yZy8xMC4xMDA3L3MxMDkxOS0wMTUtMDIwOS01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}</w:instrText>
          </w:r>
          <w:r w:rsidR="00E80810" w:rsidRPr="0077024F">
            <w:rPr>
              <w:rFonts w:ascii="Times New Roman" w:hAnsi="Times New Roman" w:cs="Times New Roman"/>
              <w:sz w:val="24"/>
              <w:szCs w:val="24"/>
              <w:lang w:val="en-US"/>
            </w:rPr>
            <w:fldChar w:fldCharType="separate"/>
          </w:r>
          <w:r w:rsidR="00783666" w:rsidRPr="0077024F">
            <w:rPr>
              <w:rFonts w:ascii="Times New Roman" w:hAnsi="Times New Roman" w:cs="Times New Roman"/>
              <w:sz w:val="24"/>
              <w:szCs w:val="24"/>
              <w:vertAlign w:val="superscript"/>
              <w:lang w:val="en-US"/>
            </w:rPr>
            <w:t>73</w:t>
          </w:r>
          <w:r w:rsidR="00E80810" w:rsidRPr="0077024F">
            <w:rPr>
              <w:rFonts w:ascii="Times New Roman" w:hAnsi="Times New Roman" w:cs="Times New Roman"/>
              <w:sz w:val="24"/>
              <w:szCs w:val="24"/>
              <w:lang w:val="en-US"/>
            </w:rPr>
            <w:fldChar w:fldCharType="end"/>
          </w:r>
        </w:sdtContent>
      </w:sdt>
      <w:r w:rsidR="00310C23" w:rsidRPr="0077024F">
        <w:rPr>
          <w:rFonts w:ascii="Times New Roman" w:hAnsi="Times New Roman" w:cs="Times New Roman"/>
          <w:sz w:val="24"/>
          <w:szCs w:val="24"/>
          <w:lang w:val="en-US"/>
        </w:rPr>
        <w:t>, we do not know</w:t>
      </w:r>
      <w:r w:rsidR="00E80810" w:rsidRPr="0077024F">
        <w:rPr>
          <w:rFonts w:ascii="Times New Roman" w:hAnsi="Times New Roman" w:cs="Times New Roman"/>
          <w:sz w:val="24"/>
          <w:szCs w:val="24"/>
          <w:lang w:val="en-US"/>
        </w:rPr>
        <w:t xml:space="preserve"> how </w:t>
      </w:r>
      <w:r w:rsidR="004933AA" w:rsidRPr="0077024F">
        <w:rPr>
          <w:rFonts w:ascii="Times New Roman" w:hAnsi="Times New Roman" w:cs="Times New Roman"/>
          <w:sz w:val="24"/>
          <w:szCs w:val="24"/>
          <w:lang w:val="en-US"/>
        </w:rPr>
        <w:t xml:space="preserve">this is mirrored in vocal emotion </w:t>
      </w:r>
      <w:r w:rsidR="001241B7" w:rsidRPr="0077024F">
        <w:rPr>
          <w:rFonts w:ascii="Times New Roman" w:hAnsi="Times New Roman" w:cs="Times New Roman"/>
          <w:sz w:val="24"/>
          <w:szCs w:val="24"/>
          <w:lang w:val="en-US"/>
        </w:rPr>
        <w:t>recognition</w:t>
      </w:r>
      <w:r w:rsidR="004933AA" w:rsidRPr="0077024F">
        <w:rPr>
          <w:rFonts w:ascii="Times New Roman" w:hAnsi="Times New Roman" w:cs="Times New Roman"/>
          <w:sz w:val="24"/>
          <w:szCs w:val="24"/>
          <w:lang w:val="en-US"/>
        </w:rPr>
        <w:t xml:space="preserve"> performance</w:t>
      </w:r>
      <w:r w:rsidR="00E80810" w:rsidRPr="0077024F">
        <w:rPr>
          <w:rFonts w:ascii="Times New Roman" w:hAnsi="Times New Roman" w:cs="Times New Roman"/>
          <w:sz w:val="24"/>
          <w:szCs w:val="24"/>
          <w:lang w:val="en-US"/>
        </w:rPr>
        <w:t xml:space="preserve"> and how this group may differ from individuals with singing expertise</w:t>
      </w:r>
      <w:r w:rsidR="004933AA" w:rsidRPr="0077024F">
        <w:rPr>
          <w:rFonts w:ascii="Times New Roman" w:hAnsi="Times New Roman" w:cs="Times New Roman"/>
          <w:sz w:val="24"/>
          <w:szCs w:val="24"/>
          <w:lang w:val="en-US"/>
        </w:rPr>
        <w:t xml:space="preserve">. </w:t>
      </w:r>
    </w:p>
    <w:p w14:paraId="739B53FF" w14:textId="0BE75470"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bookmarkStart w:id="69" w:name="_Toc200448891"/>
      <w:r w:rsidRPr="0077024F">
        <w:rPr>
          <w:rFonts w:ascii="Times New Roman" w:hAnsi="Times New Roman" w:cs="Times New Roman"/>
          <w:sz w:val="24"/>
          <w:szCs w:val="24"/>
          <w:lang w:val="en-US"/>
        </w:rPr>
        <w:t>Author Contributions</w:t>
      </w:r>
    </w:p>
    <w:p w14:paraId="28F2426B"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Christine Nussbaum – Conceptualization, Methodology, Software, Visualization, Formal analysis, Writing - Original Draft, Supervision</w:t>
      </w:r>
    </w:p>
    <w:p w14:paraId="70EAC22F"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Jessica Dethloff - Data collection, Formal analysis, Visualization, Writing - Original Draft</w:t>
      </w:r>
    </w:p>
    <w:p w14:paraId="79287191"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Annett Schirmer – Methodology, Writing - Review &amp; Editing, Supervision</w:t>
      </w:r>
    </w:p>
    <w:p w14:paraId="1F99C87B" w14:textId="77777777" w:rsidR="0036429D" w:rsidRPr="0077024F" w:rsidRDefault="0036429D" w:rsidP="0036429D">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Stefan R. </w:t>
      </w:r>
      <w:proofErr w:type="spellStart"/>
      <w:r w:rsidRPr="0077024F">
        <w:rPr>
          <w:rFonts w:ascii="Times New Roman" w:hAnsi="Times New Roman" w:cs="Times New Roman"/>
          <w:sz w:val="24"/>
          <w:szCs w:val="24"/>
          <w:lang w:val="en-US"/>
        </w:rPr>
        <w:t>Schweinberger</w:t>
      </w:r>
      <w:proofErr w:type="spellEnd"/>
      <w:r w:rsidRPr="0077024F">
        <w:rPr>
          <w:rFonts w:ascii="Times New Roman" w:hAnsi="Times New Roman" w:cs="Times New Roman"/>
          <w:sz w:val="24"/>
          <w:szCs w:val="24"/>
          <w:lang w:val="en-US"/>
        </w:rPr>
        <w:t xml:space="preserve"> – Conceptualization, Writing - Review &amp; Editing, Supervision</w:t>
      </w:r>
    </w:p>
    <w:p w14:paraId="2BC83BD2" w14:textId="77777777" w:rsidR="00484889" w:rsidRPr="0077024F" w:rsidRDefault="00484889"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Acknowledgements</w:t>
      </w:r>
      <w:bookmarkEnd w:id="69"/>
    </w:p>
    <w:p w14:paraId="3BABB777" w14:textId="2A53FEBA" w:rsidR="00484889" w:rsidRPr="0077024F" w:rsidRDefault="00C15B25" w:rsidP="00D60F72">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This study was conducted by J.</w:t>
      </w:r>
      <w:r w:rsidR="00F06EC7" w:rsidRPr="0077024F">
        <w:rPr>
          <w:rFonts w:ascii="Times New Roman" w:hAnsi="Times New Roman" w:cs="Times New Roman"/>
          <w:sz w:val="24"/>
          <w:szCs w:val="24"/>
          <w:lang w:val="en-US"/>
        </w:rPr>
        <w:t>D</w:t>
      </w:r>
      <w:r w:rsidRPr="0077024F">
        <w:rPr>
          <w:rFonts w:ascii="Times New Roman" w:hAnsi="Times New Roman" w:cs="Times New Roman"/>
          <w:sz w:val="24"/>
          <w:szCs w:val="24"/>
          <w:lang w:val="en-US"/>
        </w:rPr>
        <w:t xml:space="preserve">. in partial fulfilment of the requirements for a master’s thesis. </w:t>
      </w:r>
      <w:r w:rsidR="00484889" w:rsidRPr="0077024F">
        <w:rPr>
          <w:rFonts w:ascii="Times New Roman" w:hAnsi="Times New Roman" w:cs="Times New Roman"/>
          <w:sz w:val="24"/>
          <w:szCs w:val="24"/>
          <w:lang w:val="en-US"/>
        </w:rPr>
        <w:t xml:space="preserve">The original voice recordings that served as a basis for creating our stimulus material were provided by Sascha Frühholz. We thank Hannah </w:t>
      </w:r>
      <w:proofErr w:type="spellStart"/>
      <w:r w:rsidR="00484889" w:rsidRPr="0077024F">
        <w:rPr>
          <w:rFonts w:ascii="Times New Roman" w:hAnsi="Times New Roman" w:cs="Times New Roman"/>
          <w:sz w:val="24"/>
          <w:szCs w:val="24"/>
          <w:lang w:val="en-US"/>
        </w:rPr>
        <w:t>Strauß</w:t>
      </w:r>
      <w:proofErr w:type="spellEnd"/>
      <w:r w:rsidR="00484889" w:rsidRPr="0077024F">
        <w:rPr>
          <w:rFonts w:ascii="Times New Roman" w:hAnsi="Times New Roman" w:cs="Times New Roman"/>
          <w:sz w:val="24"/>
          <w:szCs w:val="24"/>
          <w:lang w:val="en-US"/>
        </w:rPr>
        <w:t xml:space="preserve"> for support with the PROMS. We are grateful to all participants </w:t>
      </w:r>
      <w:proofErr w:type="gramStart"/>
      <w:r w:rsidR="00484889" w:rsidRPr="0077024F">
        <w:rPr>
          <w:rFonts w:ascii="Times New Roman" w:hAnsi="Times New Roman" w:cs="Times New Roman"/>
          <w:sz w:val="24"/>
          <w:szCs w:val="24"/>
          <w:lang w:val="en-US"/>
        </w:rPr>
        <w:t>of</w:t>
      </w:r>
      <w:proofErr w:type="gramEnd"/>
      <w:r w:rsidR="00484889" w:rsidRPr="0077024F">
        <w:rPr>
          <w:rFonts w:ascii="Times New Roman" w:hAnsi="Times New Roman" w:cs="Times New Roman"/>
          <w:sz w:val="24"/>
          <w:szCs w:val="24"/>
          <w:lang w:val="en-US"/>
        </w:rPr>
        <w:t xml:space="preserve"> the study.</w:t>
      </w:r>
    </w:p>
    <w:p w14:paraId="3288969D" w14:textId="6CACD493" w:rsidR="00D1676C"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bookmarkStart w:id="70" w:name="_Toc51659723"/>
      <w:bookmarkStart w:id="71" w:name="_Toc200448892"/>
      <w:r w:rsidRPr="0077024F">
        <w:rPr>
          <w:rFonts w:ascii="Times New Roman" w:hAnsi="Times New Roman" w:cs="Times New Roman"/>
          <w:sz w:val="24"/>
          <w:szCs w:val="24"/>
          <w:lang w:val="en-US"/>
        </w:rPr>
        <w:t>Declaration</w:t>
      </w:r>
      <w:r w:rsidR="00484889" w:rsidRPr="0077024F">
        <w:rPr>
          <w:rFonts w:ascii="Times New Roman" w:hAnsi="Times New Roman" w:cs="Times New Roman"/>
          <w:sz w:val="24"/>
          <w:szCs w:val="24"/>
          <w:lang w:val="en-US"/>
        </w:rPr>
        <w:t xml:space="preserve"> of Interests</w:t>
      </w:r>
      <w:bookmarkEnd w:id="70"/>
      <w:bookmarkEnd w:id="71"/>
      <w:r w:rsidR="00D93F94" w:rsidRPr="0077024F">
        <w:rPr>
          <w:rFonts w:ascii="Times New Roman" w:hAnsi="Times New Roman" w:cs="Times New Roman"/>
          <w:sz w:val="24"/>
          <w:szCs w:val="24"/>
          <w:lang w:val="en-US"/>
        </w:rPr>
        <w:t xml:space="preserve">, </w:t>
      </w:r>
      <w:r w:rsidR="00D93F94" w:rsidRPr="0077024F">
        <w:rPr>
          <w:rFonts w:ascii="Times New Roman" w:hAnsi="Times New Roman" w:cs="Times New Roman"/>
          <w:sz w:val="24"/>
          <w:szCs w:val="24"/>
          <w:lang w:val="en-US"/>
        </w:rPr>
        <w:t>Declaration of generative AI and AI-assisted technologies in the writing process</w:t>
      </w:r>
      <w:r w:rsidR="00D1676C" w:rsidRPr="0077024F">
        <w:rPr>
          <w:rFonts w:ascii="Times New Roman" w:hAnsi="Times New Roman" w:cs="Times New Roman"/>
          <w:sz w:val="24"/>
          <w:szCs w:val="24"/>
          <w:lang w:val="en-US"/>
        </w:rPr>
        <w:t xml:space="preserve"> </w:t>
      </w:r>
    </w:p>
    <w:p w14:paraId="65D46837" w14:textId="4BE8159E" w:rsidR="00D93F94" w:rsidRPr="0077024F" w:rsidRDefault="00D93F94" w:rsidP="00D93F94">
      <w:pPr>
        <w:rPr>
          <w:rFonts w:ascii="Times New Roman" w:hAnsi="Times New Roman" w:cs="Times New Roman"/>
          <w:sz w:val="24"/>
          <w:szCs w:val="24"/>
          <w:lang w:val="en-US"/>
        </w:rPr>
      </w:pPr>
      <w:r w:rsidRPr="0077024F">
        <w:rPr>
          <w:rFonts w:ascii="Times New Roman" w:hAnsi="Times New Roman" w:cs="Times New Roman"/>
          <w:sz w:val="24"/>
          <w:szCs w:val="24"/>
          <w:lang w:val="en-US"/>
        </w:rPr>
        <w:t>The authors declare no competing interests.</w:t>
      </w:r>
      <w:r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No generative AI or AI-assisted technologies were used in the writing process of this manuscript. </w:t>
      </w:r>
    </w:p>
    <w:p w14:paraId="690AF0CE" w14:textId="1740DAAD" w:rsidR="00D1676C" w:rsidRPr="0077024F" w:rsidRDefault="00D1676C" w:rsidP="00D60F72">
      <w:pPr>
        <w:spacing w:line="480" w:lineRule="auto"/>
        <w:rPr>
          <w:rFonts w:ascii="Times New Roman" w:hAnsi="Times New Roman" w:cs="Times New Roman"/>
          <w:sz w:val="24"/>
          <w:szCs w:val="24"/>
          <w:lang w:val="en-US"/>
        </w:rPr>
      </w:pPr>
    </w:p>
    <w:p w14:paraId="2E11E701" w14:textId="520E77C2"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Figure titles and legends</w:t>
      </w:r>
    </w:p>
    <w:p w14:paraId="7DDE42E0" w14:textId="77777777" w:rsidR="0036429D" w:rsidRPr="0077024F" w:rsidRDefault="0036429D" w:rsidP="0036429D">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1</w:t>
      </w:r>
    </w:p>
    <w:p w14:paraId="52B889EE" w14:textId="77777777" w:rsidR="0036429D" w:rsidRPr="0077024F" w:rsidRDefault="0036429D" w:rsidP="0036429D">
      <w:pPr>
        <w:rPr>
          <w:rFonts w:ascii="Times New Roman" w:hAnsi="Times New Roman" w:cs="Times New Roman"/>
          <w:sz w:val="24"/>
          <w:szCs w:val="24"/>
          <w:lang w:val="en-US"/>
        </w:rPr>
      </w:pPr>
      <w:r w:rsidRPr="0077024F">
        <w:rPr>
          <w:rFonts w:ascii="Times New Roman" w:hAnsi="Times New Roman" w:cs="Times New Roman"/>
          <w:i/>
          <w:iCs/>
          <w:sz w:val="24"/>
          <w:szCs w:val="24"/>
          <w:lang w:val="en-US"/>
        </w:rPr>
        <w:t xml:space="preserve">Morphing matrix for stimuli with </w:t>
      </w:r>
      <w:proofErr w:type="gramStart"/>
      <w:r w:rsidRPr="0077024F">
        <w:rPr>
          <w:rFonts w:ascii="Times New Roman" w:hAnsi="Times New Roman" w:cs="Times New Roman"/>
          <w:i/>
          <w:iCs/>
          <w:sz w:val="24"/>
          <w:szCs w:val="24"/>
          <w:lang w:val="en-US"/>
        </w:rPr>
        <w:t>averaged</w:t>
      </w:r>
      <w:proofErr w:type="gramEnd"/>
      <w:r w:rsidRPr="0077024F">
        <w:rPr>
          <w:rFonts w:ascii="Times New Roman" w:hAnsi="Times New Roman" w:cs="Times New Roman"/>
          <w:i/>
          <w:iCs/>
          <w:sz w:val="24"/>
          <w:szCs w:val="24"/>
          <w:lang w:val="en-US"/>
        </w:rPr>
        <w:t xml:space="preserve"> voices as reference</w:t>
      </w:r>
    </w:p>
    <w:p w14:paraId="0C90415C" w14:textId="77777777" w:rsidR="0036429D" w:rsidRPr="0077024F" w:rsidRDefault="0036429D" w:rsidP="0036429D">
      <w:pPr>
        <w:spacing w:after="0" w:line="480" w:lineRule="auto"/>
        <w:rPr>
          <w:rFonts w:ascii="Times New Roman" w:hAnsi="Times New Roman" w:cs="Times New Roman"/>
          <w:b/>
          <w:bCs/>
          <w:i/>
          <w:iCs/>
          <w:sz w:val="24"/>
          <w:szCs w:val="24"/>
          <w:lang w:val="en-US"/>
        </w:rPr>
      </w:pPr>
    </w:p>
    <w:p w14:paraId="15282E5B" w14:textId="1CCD84E9" w:rsidR="0036429D" w:rsidRPr="0077024F" w:rsidRDefault="0036429D" w:rsidP="0036429D">
      <w:pPr>
        <w:spacing w:after="0" w:line="480" w:lineRule="auto"/>
        <w:rPr>
          <w:rFonts w:ascii="Times New Roman" w:hAnsi="Times New Roman" w:cs="Times New Roman"/>
          <w:bCs/>
          <w:i/>
          <w:iCs/>
          <w:sz w:val="24"/>
          <w:szCs w:val="24"/>
          <w:lang w:val="en-US"/>
        </w:rPr>
      </w:pPr>
      <w:r w:rsidRPr="0077024F">
        <w:rPr>
          <w:rFonts w:ascii="Times New Roman" w:hAnsi="Times New Roman" w:cs="Times New Roman"/>
          <w:bCs/>
          <w:i/>
          <w:iCs/>
          <w:sz w:val="24"/>
          <w:szCs w:val="24"/>
          <w:lang w:val="en-US"/>
        </w:rPr>
        <w:t>Note. Figure reprinted from</w:t>
      </w:r>
      <w:ins w:id="72" w:author="christine.nussbaum" w:date="2025-10-17T09:04:00Z" w16du:dateUtc="2025-10-17T07:04:00Z">
        <w:r w:rsidR="00A37E29" w:rsidRPr="0077024F">
          <w:rPr>
            <w:rFonts w:ascii="Times New Roman" w:hAnsi="Times New Roman" w:cs="Times New Roman"/>
            <w:bCs/>
            <w:i/>
            <w:iCs/>
            <w:sz w:val="24"/>
            <w:szCs w:val="24"/>
            <w:lang w:val="en-US"/>
          </w:rPr>
          <w:t xml:space="preserve"> </w:t>
        </w:r>
        <w:r w:rsidR="00A37E29" w:rsidRPr="0077024F">
          <w:rPr>
            <w:rFonts w:ascii="Times New Roman" w:hAnsi="Times New Roman" w:cs="Times New Roman"/>
            <w:sz w:val="24"/>
            <w:szCs w:val="24"/>
            <w:lang w:val="en-US"/>
          </w:rPr>
          <w:t>Nussbaum et al. 2024</w:t>
        </w:r>
      </w:ins>
      <w:sdt>
        <w:sdtPr>
          <w:rPr>
            <w:rFonts w:ascii="Times New Roman" w:hAnsi="Times New Roman" w:cs="Times New Roman"/>
            <w:bCs/>
            <w:i/>
            <w:iCs/>
            <w:sz w:val="24"/>
            <w:szCs w:val="24"/>
            <w:lang w:val="en-US"/>
          </w:rPr>
          <w:alias w:val="To edit, see citavi.com/edit"/>
          <w:tag w:val="CitaviPlaceholder#be5d47a9-2d80-49b5-ae74-71b6f33cc684"/>
          <w:id w:val="1924448285"/>
          <w:placeholder>
            <w:docPart w:val="043557BB3915493E8503C1630AE2F6F6"/>
          </w:placeholder>
        </w:sdtPr>
        <w:sdtContent>
          <w:r w:rsidRPr="0077024F">
            <w:rPr>
              <w:rFonts w:ascii="Times New Roman" w:hAnsi="Times New Roman" w:cs="Times New Roman"/>
              <w:bCs/>
              <w:i/>
              <w:iCs/>
              <w:sz w:val="24"/>
              <w:szCs w:val="24"/>
              <w:lang w:val="en-US"/>
            </w:rPr>
            <w:fldChar w:fldCharType="begin"/>
          </w:r>
          <w:r w:rsidR="00AB6510" w:rsidRPr="0077024F">
            <w:rPr>
              <w:rFonts w:ascii="Times New Roman" w:hAnsi="Times New Roman" w:cs="Times New Roman"/>
              <w:bCs/>
              <w:i/>
              <w:iCs/>
              <w:sz w:val="24"/>
              <w:szCs w:val="24"/>
              <w:lang w:val="en-US"/>
            </w:rPr>
            <w:instrText>ADDIN CitaviPlaceholder{eyIkaWQiOiIxIiwiJHR5cGUiOiJTd2lzc0FjYWRlbWljLkNpdGF2aS5DaXRhdGlvbnMuV29yZFBsYWNlaG9sZGVyLCBTd2lzc0FjYWRlbWljLkNpdGF2aSIsIkFzc29jaWF0ZVdpdGhQbGFjZWhvbGRlclRhZyI6IkNpdGF2aVBsYWNlaG9sZGVyIzQwN2YwYjk0LTgzMjctNDQ1MS1iMGI0LTBjNTJmYjM4YjU3YiIsIkVudHJpZXMiOlt7IiRpZCI6IjIiLCIkdHlwZSI6IlN3aXNzQWNhZGVtaWMuQ2l0YXZpLkNpdGF0aW9ucy5Xb3JkUGxhY2Vob2xkZXJFbnRyeSwgU3dpc3NBY2FkZW1pYy5DaXRhdmkiLCJJZCI6ImE1NDM2NWJhLTYzOGUtNDc1MS1iMjYzLTIwN2ViMTBkZDk4OC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JlNWQ0N2E5LTJkODAtNDliNS1hZTc0LTcxYjZmMzNjYzY4NCIsIlRleHQiOiIxNCIsIldBSVZlcnNpb24iOiI2LjExLjAuMCJ9}</w:instrText>
          </w:r>
          <w:r w:rsidRPr="0077024F">
            <w:rPr>
              <w:rFonts w:ascii="Times New Roman" w:hAnsi="Times New Roman" w:cs="Times New Roman"/>
              <w:bCs/>
              <w:i/>
              <w:iCs/>
              <w:sz w:val="24"/>
              <w:szCs w:val="24"/>
              <w:lang w:val="en-US"/>
            </w:rPr>
            <w:fldChar w:fldCharType="separate"/>
          </w:r>
          <w:r w:rsidR="00783666" w:rsidRPr="0077024F">
            <w:rPr>
              <w:rFonts w:ascii="Times New Roman" w:hAnsi="Times New Roman" w:cs="Times New Roman"/>
              <w:bCs/>
              <w:i/>
              <w:iCs/>
              <w:sz w:val="24"/>
              <w:szCs w:val="24"/>
              <w:vertAlign w:val="superscript"/>
              <w:lang w:val="en-US"/>
            </w:rPr>
            <w:t>14</w:t>
          </w:r>
          <w:r w:rsidRPr="0077024F">
            <w:rPr>
              <w:rFonts w:ascii="Times New Roman" w:hAnsi="Times New Roman" w:cs="Times New Roman"/>
              <w:bCs/>
              <w:i/>
              <w:iCs/>
              <w:sz w:val="24"/>
              <w:szCs w:val="24"/>
              <w:lang w:val="en-US"/>
            </w:rPr>
            <w:fldChar w:fldCharType="end"/>
          </w:r>
        </w:sdtContent>
      </w:sdt>
      <w:r w:rsidRPr="0077024F">
        <w:rPr>
          <w:rFonts w:ascii="Times New Roman" w:hAnsi="Times New Roman" w:cs="Times New Roman"/>
          <w:bCs/>
          <w:i/>
          <w:iCs/>
          <w:sz w:val="24"/>
          <w:szCs w:val="24"/>
          <w:lang w:val="en-US"/>
        </w:rPr>
        <w:t>, Fig 2, page 6</w:t>
      </w:r>
    </w:p>
    <w:p w14:paraId="521596B6"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p>
    <w:p w14:paraId="24E74CC9" w14:textId="01C733A9"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2</w:t>
      </w:r>
    </w:p>
    <w:p w14:paraId="587988F2" w14:textId="77777777" w:rsidR="00D10658" w:rsidRPr="0077024F" w:rsidRDefault="00D10658" w:rsidP="00D10658">
      <w:pPr>
        <w:rPr>
          <w:rStyle w:val="Hervorhebung"/>
          <w:rFonts w:ascii="Times New Roman" w:hAnsi="Times New Roman" w:cs="Times New Roman"/>
          <w:sz w:val="24"/>
          <w:szCs w:val="24"/>
          <w:lang w:val="en-US"/>
        </w:rPr>
      </w:pPr>
      <w:r w:rsidRPr="0077024F">
        <w:rPr>
          <w:rStyle w:val="Hervorhebung"/>
          <w:rFonts w:ascii="Times New Roman" w:hAnsi="Times New Roman" w:cs="Times New Roman"/>
          <w:sz w:val="24"/>
          <w:szCs w:val="24"/>
          <w:lang w:val="en-US"/>
        </w:rPr>
        <w:t>Mean proportion of correct responses per Morph Type separately for singers and instrumentalists</w:t>
      </w:r>
    </w:p>
    <w:p w14:paraId="49878228" w14:textId="77777777" w:rsidR="00D10658" w:rsidRPr="0077024F" w:rsidRDefault="00D10658" w:rsidP="00D10658">
      <w:pPr>
        <w:spacing w:line="480" w:lineRule="auto"/>
        <w:contextualSpacing/>
        <w:rPr>
          <w:rFonts w:ascii="Times New Roman" w:hAnsi="Times New Roman" w:cs="Times New Roman"/>
          <w:sz w:val="24"/>
          <w:szCs w:val="24"/>
          <w:lang w:val="en-US"/>
        </w:rPr>
      </w:pPr>
    </w:p>
    <w:p w14:paraId="6E9914FE" w14:textId="77777777" w:rsidR="00D10658" w:rsidRPr="0077024F" w:rsidRDefault="00D10658" w:rsidP="00D10658">
      <w:pPr>
        <w:spacing w:line="480" w:lineRule="auto"/>
        <w:rPr>
          <w:rFonts w:ascii="Times New Roman" w:hAnsi="Times New Roman" w:cs="Times New Roman"/>
          <w:i/>
          <w:iCs/>
          <w:sz w:val="24"/>
          <w:szCs w:val="24"/>
          <w:lang w:val="en-US"/>
        </w:rPr>
      </w:pPr>
      <w:r w:rsidRPr="0077024F">
        <w:rPr>
          <w:rStyle w:val="Hervorhebung"/>
          <w:rFonts w:ascii="Times New Roman" w:hAnsi="Times New Roman" w:cs="Times New Roman"/>
          <w:sz w:val="24"/>
          <w:szCs w:val="24"/>
          <w:lang w:val="en-US"/>
        </w:rPr>
        <w:t>Note. Whiskers represent 95% confidence intervals. Violin plots represent variation of individual participants. The dotted line represents guessing rate at .25.</w:t>
      </w:r>
    </w:p>
    <w:p w14:paraId="582CBBE2"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p>
    <w:p w14:paraId="7034EE6B" w14:textId="3C710DD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3</w:t>
      </w:r>
    </w:p>
    <w:p w14:paraId="39AB635A" w14:textId="77777777" w:rsidR="00D10658" w:rsidRPr="0077024F" w:rsidRDefault="00D10658" w:rsidP="00D10658">
      <w:pPr>
        <w:rPr>
          <w:rStyle w:val="Hervorhebung"/>
          <w:rFonts w:ascii="Times New Roman" w:hAnsi="Times New Roman" w:cs="Times New Roman"/>
          <w:sz w:val="24"/>
          <w:szCs w:val="24"/>
          <w:lang w:val="en-US"/>
        </w:rPr>
      </w:pPr>
      <w:r w:rsidRPr="0077024F">
        <w:rPr>
          <w:rStyle w:val="Hervorhebung"/>
          <w:rFonts w:ascii="Times New Roman" w:hAnsi="Times New Roman" w:cs="Times New Roman"/>
          <w:sz w:val="24"/>
          <w:szCs w:val="24"/>
          <w:lang w:val="en-US"/>
        </w:rPr>
        <w:t>Mean proportion of correct responses per Emotion and Morph Type</w:t>
      </w:r>
    </w:p>
    <w:p w14:paraId="7F0F3D7F" w14:textId="77777777" w:rsidR="00D10658" w:rsidRPr="0077024F" w:rsidRDefault="00D10658" w:rsidP="00D10658">
      <w:pPr>
        <w:spacing w:line="480" w:lineRule="auto"/>
        <w:rPr>
          <w:rStyle w:val="Hervorhebung"/>
          <w:rFonts w:ascii="Times New Roman" w:hAnsi="Times New Roman" w:cs="Times New Roman"/>
          <w:sz w:val="24"/>
          <w:szCs w:val="24"/>
          <w:lang w:val="en-US"/>
        </w:rPr>
      </w:pPr>
    </w:p>
    <w:p w14:paraId="06B72E1F" w14:textId="77777777" w:rsidR="00D10658" w:rsidRPr="0077024F" w:rsidRDefault="00D10658" w:rsidP="00D10658">
      <w:pPr>
        <w:spacing w:line="480" w:lineRule="auto"/>
        <w:rPr>
          <w:rStyle w:val="Hervorhebung"/>
          <w:rFonts w:ascii="Times New Roman" w:hAnsi="Times New Roman" w:cs="Times New Roman"/>
          <w:sz w:val="24"/>
          <w:szCs w:val="24"/>
          <w:lang w:val="en-US"/>
        </w:rPr>
      </w:pPr>
      <w:r w:rsidRPr="0077024F">
        <w:rPr>
          <w:rStyle w:val="Hervorhebung"/>
          <w:rFonts w:ascii="Times New Roman" w:hAnsi="Times New Roman" w:cs="Times New Roman"/>
          <w:sz w:val="24"/>
          <w:szCs w:val="24"/>
          <w:lang w:val="en-US"/>
        </w:rPr>
        <w:t>Note. Whiskers represent 95%-confidence intervals. Grey dots represent individual participants’ data. The dotted line represents guessing rate at .25.</w:t>
      </w:r>
    </w:p>
    <w:p w14:paraId="3CF9DFF5"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p>
    <w:p w14:paraId="3B71250A" w14:textId="4B3EA2D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Figure 4</w:t>
      </w:r>
    </w:p>
    <w:p w14:paraId="7EA6B6D6" w14:textId="77777777" w:rsidR="00D10658" w:rsidRPr="0077024F" w:rsidRDefault="00D10658" w:rsidP="00D10658">
      <w:pPr>
        <w:rPr>
          <w:rFonts w:ascii="Times New Roman" w:hAnsi="Times New Roman" w:cs="Times New Roman"/>
          <w:i/>
          <w:iCs/>
          <w:sz w:val="24"/>
          <w:szCs w:val="24"/>
          <w:lang w:val="en-US"/>
        </w:rPr>
      </w:pPr>
      <w:r w:rsidRPr="0077024F">
        <w:rPr>
          <w:rStyle w:val="Hervorhebung"/>
          <w:rFonts w:ascii="Times New Roman" w:hAnsi="Times New Roman" w:cs="Times New Roman"/>
          <w:sz w:val="24"/>
          <w:szCs w:val="24"/>
          <w:lang w:val="en-US"/>
        </w:rPr>
        <w:t>Mean proportion of correct responses per Morph Type separately for professionals, amateurs, and non-musicians</w:t>
      </w:r>
    </w:p>
    <w:p w14:paraId="5CC13783" w14:textId="77777777" w:rsidR="00D10658" w:rsidRPr="0077024F" w:rsidRDefault="00D10658" w:rsidP="00D10658">
      <w:pPr>
        <w:spacing w:line="480" w:lineRule="auto"/>
        <w:contextualSpacing/>
        <w:rPr>
          <w:rFonts w:ascii="Times New Roman" w:hAnsi="Times New Roman" w:cs="Times New Roman"/>
          <w:sz w:val="24"/>
          <w:szCs w:val="24"/>
          <w:lang w:val="en-US"/>
        </w:rPr>
      </w:pPr>
    </w:p>
    <w:p w14:paraId="7B7B7B85" w14:textId="77777777" w:rsidR="00D10658" w:rsidRPr="0077024F" w:rsidRDefault="00D10658" w:rsidP="00D10658">
      <w:pPr>
        <w:spacing w:line="480" w:lineRule="auto"/>
        <w:rPr>
          <w:rFonts w:ascii="Times New Roman" w:hAnsi="Times New Roman" w:cs="Times New Roman"/>
          <w:i/>
          <w:iCs/>
          <w:sz w:val="24"/>
          <w:szCs w:val="24"/>
          <w:lang w:val="en-US"/>
        </w:rPr>
      </w:pPr>
      <w:r w:rsidRPr="0077024F">
        <w:rPr>
          <w:rStyle w:val="Hervorhebung"/>
          <w:rFonts w:ascii="Times New Roman" w:hAnsi="Times New Roman" w:cs="Times New Roman"/>
          <w:sz w:val="24"/>
          <w:szCs w:val="24"/>
          <w:lang w:val="en-US"/>
        </w:rPr>
        <w:t>Note. Whiskers represent 95% confidence intervals. Violin plots represent variation of individual participants. The dotted line represents guessing rate at .25.</w:t>
      </w:r>
    </w:p>
    <w:p w14:paraId="57C582A9" w14:textId="4F3270E6" w:rsidR="0036429D" w:rsidRPr="0077024F" w:rsidRDefault="0036429D" w:rsidP="00D60F72">
      <w:pPr>
        <w:spacing w:line="480" w:lineRule="auto"/>
        <w:rPr>
          <w:rFonts w:ascii="Times New Roman" w:hAnsi="Times New Roman" w:cs="Times New Roman"/>
          <w:sz w:val="24"/>
          <w:szCs w:val="24"/>
          <w:lang w:val="en-US"/>
        </w:rPr>
      </w:pPr>
    </w:p>
    <w:p w14:paraId="165B828F" w14:textId="444B81C9"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Tables with titles and legends</w:t>
      </w:r>
    </w:p>
    <w:p w14:paraId="0D2BC3B2"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 xml:space="preserve">Table </w:t>
      </w:r>
      <w:r w:rsidRPr="0077024F">
        <w:rPr>
          <w:rFonts w:ascii="Times New Roman" w:hAnsi="Times New Roman" w:cs="Times New Roman"/>
          <w:b/>
          <w:i w:val="0"/>
          <w:color w:val="auto"/>
          <w:sz w:val="24"/>
          <w:szCs w:val="24"/>
        </w:rPr>
        <w:fldChar w:fldCharType="begin"/>
      </w:r>
      <w:r w:rsidRPr="0077024F">
        <w:rPr>
          <w:rFonts w:ascii="Times New Roman" w:hAnsi="Times New Roman" w:cs="Times New Roman"/>
          <w:b/>
          <w:i w:val="0"/>
          <w:color w:val="auto"/>
          <w:sz w:val="24"/>
          <w:szCs w:val="24"/>
          <w:lang w:val="en-US"/>
        </w:rPr>
        <w:instrText>SEQ Table \* ARABIC</w:instrText>
      </w:r>
      <w:r w:rsidRPr="0077024F">
        <w:rPr>
          <w:rFonts w:ascii="Times New Roman" w:hAnsi="Times New Roman" w:cs="Times New Roman"/>
          <w:b/>
          <w:i w:val="0"/>
          <w:color w:val="auto"/>
          <w:sz w:val="24"/>
          <w:szCs w:val="24"/>
        </w:rPr>
        <w:fldChar w:fldCharType="separate"/>
      </w:r>
      <w:r w:rsidRPr="0077024F">
        <w:rPr>
          <w:rFonts w:ascii="Times New Roman" w:hAnsi="Times New Roman" w:cs="Times New Roman"/>
          <w:b/>
          <w:i w:val="0"/>
          <w:color w:val="auto"/>
          <w:sz w:val="24"/>
          <w:szCs w:val="24"/>
          <w:lang w:val="en-US"/>
        </w:rPr>
        <w:t>1</w:t>
      </w:r>
      <w:r w:rsidRPr="0077024F">
        <w:rPr>
          <w:rFonts w:ascii="Times New Roman" w:hAnsi="Times New Roman" w:cs="Times New Roman"/>
          <w:b/>
          <w:i w:val="0"/>
          <w:color w:val="auto"/>
          <w:sz w:val="24"/>
          <w:szCs w:val="24"/>
        </w:rPr>
        <w:fldChar w:fldCharType="end"/>
      </w:r>
    </w:p>
    <w:p w14:paraId="62FF4526" w14:textId="77777777" w:rsidR="00D10658" w:rsidRPr="0077024F" w:rsidRDefault="00D10658" w:rsidP="00D10658">
      <w:pPr>
        <w:rPr>
          <w:rFonts w:ascii="Times New Roman" w:hAnsi="Times New Roman" w:cs="Times New Roman"/>
          <w:i/>
          <w:sz w:val="24"/>
          <w:szCs w:val="24"/>
          <w:lang w:val="en-US"/>
        </w:rPr>
      </w:pPr>
      <w:r w:rsidRPr="0077024F">
        <w:rPr>
          <w:rFonts w:ascii="Times New Roman" w:hAnsi="Times New Roman" w:cs="Times New Roman"/>
          <w:i/>
          <w:sz w:val="24"/>
          <w:szCs w:val="24"/>
          <w:lang w:val="en-US"/>
        </w:rPr>
        <w:t>Characteristics of participants - Demography, personality, and musicality</w:t>
      </w:r>
    </w:p>
    <w:tbl>
      <w:tblPr>
        <w:tblpPr w:leftFromText="141" w:rightFromText="141" w:vertAnchor="text" w:horzAnchor="margin" w:tblpXSpec="center" w:tblpY="361"/>
        <w:tblW w:w="11340" w:type="dxa"/>
        <w:tblCellMar>
          <w:left w:w="70" w:type="dxa"/>
          <w:right w:w="70" w:type="dxa"/>
        </w:tblCellMar>
        <w:tblLook w:val="04A0" w:firstRow="1" w:lastRow="0" w:firstColumn="1" w:lastColumn="0" w:noHBand="0" w:noVBand="1"/>
      </w:tblPr>
      <w:tblGrid>
        <w:gridCol w:w="2420"/>
        <w:gridCol w:w="1700"/>
        <w:gridCol w:w="1821"/>
        <w:gridCol w:w="1020"/>
        <w:gridCol w:w="1020"/>
        <w:gridCol w:w="1020"/>
        <w:gridCol w:w="1860"/>
        <w:gridCol w:w="600"/>
      </w:tblGrid>
      <w:tr w:rsidR="00D10658" w:rsidRPr="0077024F" w14:paraId="7C96DE06" w14:textId="77777777" w:rsidTr="00783666">
        <w:trPr>
          <w:trHeight w:val="300"/>
        </w:trPr>
        <w:tc>
          <w:tcPr>
            <w:tcW w:w="2420" w:type="dxa"/>
            <w:tcBorders>
              <w:top w:val="single" w:sz="4" w:space="0" w:color="auto"/>
              <w:left w:val="nil"/>
              <w:bottom w:val="nil"/>
              <w:right w:val="nil"/>
            </w:tcBorders>
            <w:noWrap/>
            <w:vAlign w:val="bottom"/>
            <w:hideMark/>
          </w:tcPr>
          <w:p w14:paraId="760CB990"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700" w:type="dxa"/>
            <w:tcBorders>
              <w:top w:val="single" w:sz="4" w:space="0" w:color="auto"/>
              <w:left w:val="nil"/>
              <w:bottom w:val="single" w:sz="4" w:space="0" w:color="auto"/>
              <w:right w:val="nil"/>
            </w:tcBorders>
            <w:noWrap/>
            <w:vAlign w:val="bottom"/>
            <w:hideMark/>
          </w:tcPr>
          <w:p w14:paraId="6137C5B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sz w:val="24"/>
                <w:szCs w:val="24"/>
                <w:lang w:val="en-US" w:eastAsia="de-DE"/>
              </w:rPr>
            </w:pPr>
            <w:r w:rsidRPr="0077024F">
              <w:rPr>
                <w:rFonts w:ascii="Times New Roman" w:eastAsia="Times New Roman" w:hAnsi="Times New Roman" w:cs="Times New Roman"/>
                <w:b/>
                <w:bCs/>
                <w:color w:val="000000"/>
                <w:sz w:val="24"/>
                <w:szCs w:val="24"/>
                <w:lang w:val="en-US" w:eastAsia="de-DE"/>
              </w:rPr>
              <w:t>Singers</w:t>
            </w:r>
          </w:p>
        </w:tc>
        <w:tc>
          <w:tcPr>
            <w:tcW w:w="1700" w:type="dxa"/>
            <w:tcBorders>
              <w:top w:val="single" w:sz="4" w:space="0" w:color="auto"/>
              <w:left w:val="nil"/>
              <w:bottom w:val="single" w:sz="4" w:space="0" w:color="auto"/>
              <w:right w:val="nil"/>
            </w:tcBorders>
            <w:noWrap/>
            <w:vAlign w:val="bottom"/>
            <w:hideMark/>
          </w:tcPr>
          <w:p w14:paraId="33A8053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sz w:val="24"/>
                <w:szCs w:val="24"/>
                <w:lang w:val="en-US" w:eastAsia="de-DE"/>
              </w:rPr>
            </w:pPr>
            <w:r w:rsidRPr="0077024F">
              <w:rPr>
                <w:rFonts w:ascii="Times New Roman" w:eastAsia="Times New Roman" w:hAnsi="Times New Roman" w:cs="Times New Roman"/>
                <w:b/>
                <w:bCs/>
                <w:color w:val="000000"/>
                <w:sz w:val="24"/>
                <w:szCs w:val="24"/>
                <w:lang w:val="en-US" w:eastAsia="de-DE"/>
              </w:rPr>
              <w:t>Instrumentalists</w:t>
            </w:r>
          </w:p>
        </w:tc>
        <w:tc>
          <w:tcPr>
            <w:tcW w:w="1020" w:type="dxa"/>
            <w:tcBorders>
              <w:top w:val="single" w:sz="4" w:space="0" w:color="auto"/>
              <w:left w:val="nil"/>
              <w:bottom w:val="nil"/>
              <w:right w:val="nil"/>
            </w:tcBorders>
            <w:noWrap/>
            <w:vAlign w:val="bottom"/>
            <w:hideMark/>
          </w:tcPr>
          <w:p w14:paraId="4FDD2117"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020" w:type="dxa"/>
            <w:tcBorders>
              <w:top w:val="single" w:sz="4" w:space="0" w:color="auto"/>
              <w:left w:val="nil"/>
              <w:bottom w:val="nil"/>
              <w:right w:val="nil"/>
            </w:tcBorders>
            <w:noWrap/>
            <w:vAlign w:val="bottom"/>
            <w:hideMark/>
          </w:tcPr>
          <w:p w14:paraId="714B50D6"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020" w:type="dxa"/>
            <w:tcBorders>
              <w:top w:val="single" w:sz="4" w:space="0" w:color="auto"/>
              <w:left w:val="nil"/>
              <w:bottom w:val="nil"/>
              <w:right w:val="nil"/>
            </w:tcBorders>
            <w:noWrap/>
            <w:vAlign w:val="bottom"/>
            <w:hideMark/>
          </w:tcPr>
          <w:p w14:paraId="716907A4"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860" w:type="dxa"/>
            <w:tcBorders>
              <w:top w:val="single" w:sz="4" w:space="0" w:color="auto"/>
              <w:left w:val="nil"/>
              <w:bottom w:val="nil"/>
              <w:right w:val="nil"/>
            </w:tcBorders>
            <w:noWrap/>
            <w:vAlign w:val="bottom"/>
            <w:hideMark/>
          </w:tcPr>
          <w:p w14:paraId="65571FF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600" w:type="dxa"/>
            <w:tcBorders>
              <w:top w:val="single" w:sz="4" w:space="0" w:color="auto"/>
              <w:left w:val="nil"/>
              <w:bottom w:val="nil"/>
              <w:right w:val="nil"/>
            </w:tcBorders>
            <w:noWrap/>
            <w:vAlign w:val="bottom"/>
            <w:hideMark/>
          </w:tcPr>
          <w:p w14:paraId="5A72AE55"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r>
      <w:tr w:rsidR="00D10658" w:rsidRPr="0077024F" w14:paraId="019AB957" w14:textId="77777777" w:rsidTr="00783666">
        <w:trPr>
          <w:trHeight w:val="300"/>
        </w:trPr>
        <w:tc>
          <w:tcPr>
            <w:tcW w:w="2420" w:type="dxa"/>
            <w:tcBorders>
              <w:top w:val="nil"/>
              <w:left w:val="nil"/>
              <w:bottom w:val="single" w:sz="4" w:space="0" w:color="auto"/>
              <w:right w:val="nil"/>
            </w:tcBorders>
            <w:noWrap/>
            <w:vAlign w:val="bottom"/>
            <w:hideMark/>
          </w:tcPr>
          <w:p w14:paraId="42D082A4"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700" w:type="dxa"/>
            <w:tcBorders>
              <w:top w:val="nil"/>
              <w:left w:val="nil"/>
              <w:bottom w:val="single" w:sz="4" w:space="0" w:color="auto"/>
              <w:right w:val="nil"/>
            </w:tcBorders>
            <w:noWrap/>
            <w:vAlign w:val="bottom"/>
            <w:hideMark/>
          </w:tcPr>
          <w:p w14:paraId="5430AE2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M (SD)</w:t>
            </w:r>
          </w:p>
        </w:tc>
        <w:tc>
          <w:tcPr>
            <w:tcW w:w="1700" w:type="dxa"/>
            <w:tcBorders>
              <w:top w:val="nil"/>
              <w:left w:val="nil"/>
              <w:bottom w:val="single" w:sz="4" w:space="0" w:color="auto"/>
              <w:right w:val="nil"/>
            </w:tcBorders>
            <w:noWrap/>
            <w:vAlign w:val="bottom"/>
            <w:hideMark/>
          </w:tcPr>
          <w:p w14:paraId="6A9639E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M (SD)</w:t>
            </w:r>
          </w:p>
        </w:tc>
        <w:tc>
          <w:tcPr>
            <w:tcW w:w="1020" w:type="dxa"/>
            <w:tcBorders>
              <w:top w:val="nil"/>
              <w:left w:val="nil"/>
              <w:bottom w:val="single" w:sz="4" w:space="0" w:color="auto"/>
              <w:right w:val="nil"/>
            </w:tcBorders>
            <w:noWrap/>
            <w:vAlign w:val="bottom"/>
            <w:hideMark/>
          </w:tcPr>
          <w:p w14:paraId="2038390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t</w:t>
            </w:r>
          </w:p>
        </w:tc>
        <w:tc>
          <w:tcPr>
            <w:tcW w:w="1020" w:type="dxa"/>
            <w:tcBorders>
              <w:top w:val="nil"/>
              <w:left w:val="nil"/>
              <w:bottom w:val="single" w:sz="4" w:space="0" w:color="auto"/>
              <w:right w:val="nil"/>
            </w:tcBorders>
            <w:noWrap/>
            <w:vAlign w:val="bottom"/>
            <w:hideMark/>
          </w:tcPr>
          <w:p w14:paraId="27F14AF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proofErr w:type="spellStart"/>
            <w:r w:rsidRPr="0077024F">
              <w:rPr>
                <w:rFonts w:ascii="Times New Roman" w:eastAsia="Times New Roman" w:hAnsi="Times New Roman" w:cs="Times New Roman"/>
                <w:color w:val="000000"/>
                <w:sz w:val="24"/>
                <w:szCs w:val="24"/>
                <w:lang w:val="en-US" w:eastAsia="de-DE"/>
              </w:rPr>
              <w:t>df</w:t>
            </w:r>
            <w:r w:rsidRPr="0077024F">
              <w:rPr>
                <w:rFonts w:ascii="Times New Roman" w:eastAsia="Times New Roman" w:hAnsi="Times New Roman" w:cs="Times New Roman"/>
                <w:color w:val="000000"/>
                <w:sz w:val="24"/>
                <w:szCs w:val="24"/>
                <w:vertAlign w:val="superscript"/>
                <w:lang w:val="en-US" w:eastAsia="de-DE"/>
              </w:rPr>
              <w:t>a</w:t>
            </w:r>
            <w:proofErr w:type="spellEnd"/>
          </w:p>
        </w:tc>
        <w:tc>
          <w:tcPr>
            <w:tcW w:w="1020" w:type="dxa"/>
            <w:tcBorders>
              <w:top w:val="nil"/>
              <w:left w:val="nil"/>
              <w:bottom w:val="single" w:sz="4" w:space="0" w:color="auto"/>
              <w:right w:val="nil"/>
            </w:tcBorders>
            <w:noWrap/>
            <w:vAlign w:val="bottom"/>
            <w:hideMark/>
          </w:tcPr>
          <w:p w14:paraId="6ED4C14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p</w:t>
            </w:r>
          </w:p>
        </w:tc>
        <w:tc>
          <w:tcPr>
            <w:tcW w:w="1860" w:type="dxa"/>
            <w:tcBorders>
              <w:top w:val="nil"/>
              <w:left w:val="nil"/>
              <w:bottom w:val="single" w:sz="4" w:space="0" w:color="auto"/>
              <w:right w:val="nil"/>
            </w:tcBorders>
            <w:noWrap/>
            <w:vAlign w:val="bottom"/>
            <w:hideMark/>
          </w:tcPr>
          <w:p w14:paraId="73070C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sz w:val="24"/>
                <w:szCs w:val="24"/>
                <w:lang w:val="en-US" w:eastAsia="de-DE"/>
              </w:rPr>
            </w:pPr>
            <w:proofErr w:type="gramStart"/>
            <w:r w:rsidRPr="0077024F">
              <w:rPr>
                <w:rFonts w:ascii="Times New Roman" w:eastAsia="Times New Roman" w:hAnsi="Times New Roman" w:cs="Times New Roman"/>
                <w:color w:val="000000"/>
                <w:sz w:val="24"/>
                <w:szCs w:val="24"/>
                <w:lang w:val="en-US" w:eastAsia="de-DE"/>
              </w:rPr>
              <w:t>Cohen‘</w:t>
            </w:r>
            <w:proofErr w:type="gramEnd"/>
            <w:r w:rsidRPr="0077024F">
              <w:rPr>
                <w:rFonts w:ascii="Times New Roman" w:eastAsia="Times New Roman" w:hAnsi="Times New Roman" w:cs="Times New Roman"/>
                <w:color w:val="000000"/>
                <w:sz w:val="24"/>
                <w:szCs w:val="24"/>
                <w:lang w:val="en-US" w:eastAsia="de-DE"/>
              </w:rPr>
              <w:t>s d</w:t>
            </w:r>
          </w:p>
        </w:tc>
        <w:tc>
          <w:tcPr>
            <w:tcW w:w="600" w:type="dxa"/>
            <w:tcBorders>
              <w:top w:val="nil"/>
              <w:left w:val="nil"/>
              <w:bottom w:val="single" w:sz="4" w:space="0" w:color="auto"/>
              <w:right w:val="nil"/>
            </w:tcBorders>
            <w:noWrap/>
            <w:vAlign w:val="bottom"/>
            <w:hideMark/>
          </w:tcPr>
          <w:p w14:paraId="707CDF9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r>
      <w:tr w:rsidR="00D10658" w:rsidRPr="0077024F" w14:paraId="0B987DED" w14:textId="77777777" w:rsidTr="00783666">
        <w:trPr>
          <w:trHeight w:val="360"/>
        </w:trPr>
        <w:tc>
          <w:tcPr>
            <w:tcW w:w="2420" w:type="dxa"/>
            <w:tcBorders>
              <w:top w:val="nil"/>
              <w:left w:val="nil"/>
              <w:bottom w:val="nil"/>
              <w:right w:val="nil"/>
            </w:tcBorders>
            <w:noWrap/>
            <w:hideMark/>
          </w:tcPr>
          <w:p w14:paraId="27C5007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Age</w:t>
            </w:r>
          </w:p>
        </w:tc>
        <w:tc>
          <w:tcPr>
            <w:tcW w:w="1700" w:type="dxa"/>
            <w:tcBorders>
              <w:top w:val="nil"/>
              <w:left w:val="nil"/>
              <w:bottom w:val="nil"/>
              <w:right w:val="nil"/>
            </w:tcBorders>
            <w:noWrap/>
            <w:hideMark/>
          </w:tcPr>
          <w:p w14:paraId="4BAFC87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27.02 (8.2)</w:t>
            </w:r>
          </w:p>
        </w:tc>
        <w:tc>
          <w:tcPr>
            <w:tcW w:w="1700" w:type="dxa"/>
            <w:tcBorders>
              <w:top w:val="nil"/>
              <w:left w:val="nil"/>
              <w:bottom w:val="nil"/>
              <w:right w:val="nil"/>
            </w:tcBorders>
            <w:noWrap/>
            <w:hideMark/>
          </w:tcPr>
          <w:p w14:paraId="31AA96D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28.51 (10.6)</w:t>
            </w:r>
          </w:p>
        </w:tc>
        <w:tc>
          <w:tcPr>
            <w:tcW w:w="1020" w:type="dxa"/>
            <w:tcBorders>
              <w:top w:val="nil"/>
              <w:left w:val="nil"/>
              <w:bottom w:val="nil"/>
              <w:right w:val="nil"/>
            </w:tcBorders>
            <w:noWrap/>
            <w:hideMark/>
          </w:tcPr>
          <w:p w14:paraId="786AC12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-0.73</w:t>
            </w:r>
          </w:p>
        </w:tc>
        <w:tc>
          <w:tcPr>
            <w:tcW w:w="1020" w:type="dxa"/>
            <w:tcBorders>
              <w:top w:val="nil"/>
              <w:left w:val="nil"/>
              <w:bottom w:val="nil"/>
              <w:right w:val="nil"/>
            </w:tcBorders>
            <w:noWrap/>
            <w:hideMark/>
          </w:tcPr>
          <w:p w14:paraId="327FD9D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78.93</w:t>
            </w:r>
          </w:p>
        </w:tc>
        <w:tc>
          <w:tcPr>
            <w:tcW w:w="1020" w:type="dxa"/>
            <w:tcBorders>
              <w:top w:val="nil"/>
              <w:left w:val="nil"/>
              <w:bottom w:val="nil"/>
              <w:right w:val="nil"/>
            </w:tcBorders>
            <w:noWrap/>
            <w:hideMark/>
          </w:tcPr>
          <w:p w14:paraId="6DD4F8A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.465</w:t>
            </w:r>
          </w:p>
        </w:tc>
        <w:tc>
          <w:tcPr>
            <w:tcW w:w="1860" w:type="dxa"/>
            <w:tcBorders>
              <w:top w:val="nil"/>
              <w:left w:val="nil"/>
              <w:bottom w:val="nil"/>
              <w:right w:val="nil"/>
            </w:tcBorders>
            <w:noWrap/>
            <w:hideMark/>
          </w:tcPr>
          <w:p w14:paraId="1E53051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-0.17 [-0.61, 0.28]</w:t>
            </w:r>
          </w:p>
        </w:tc>
        <w:tc>
          <w:tcPr>
            <w:tcW w:w="600" w:type="dxa"/>
            <w:tcBorders>
              <w:top w:val="nil"/>
              <w:left w:val="nil"/>
              <w:bottom w:val="nil"/>
              <w:right w:val="nil"/>
            </w:tcBorders>
            <w:noWrap/>
            <w:hideMark/>
          </w:tcPr>
          <w:p w14:paraId="71F6293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5136DA32" w14:textId="77777777" w:rsidTr="00783666">
        <w:trPr>
          <w:trHeight w:val="300"/>
        </w:trPr>
        <w:tc>
          <w:tcPr>
            <w:tcW w:w="2420" w:type="dxa"/>
            <w:tcBorders>
              <w:top w:val="nil"/>
              <w:left w:val="nil"/>
              <w:bottom w:val="nil"/>
              <w:right w:val="nil"/>
            </w:tcBorders>
            <w:noWrap/>
            <w:hideMark/>
          </w:tcPr>
          <w:p w14:paraId="7423974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146F891D" w14:textId="77777777" w:rsidR="00D10658" w:rsidRPr="0077024F" w:rsidRDefault="00D10658" w:rsidP="00783666">
            <w:pPr>
              <w:suppressAutoHyphens w:val="0"/>
              <w:spacing w:after="0" w:line="240" w:lineRule="auto"/>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15EBDD0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148A1D1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118A0DBD"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783DC91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7558C22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691E79E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77024F" w14:paraId="33314D80" w14:textId="77777777" w:rsidTr="00783666">
        <w:trPr>
          <w:trHeight w:val="300"/>
        </w:trPr>
        <w:tc>
          <w:tcPr>
            <w:tcW w:w="2420" w:type="dxa"/>
            <w:tcBorders>
              <w:top w:val="nil"/>
              <w:left w:val="nil"/>
              <w:bottom w:val="nil"/>
              <w:right w:val="nil"/>
            </w:tcBorders>
            <w:noWrap/>
            <w:hideMark/>
          </w:tcPr>
          <w:p w14:paraId="405D9D1C"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r w:rsidRPr="0077024F">
              <w:rPr>
                <w:rFonts w:ascii="Times New Roman" w:hAnsi="Times New Roman" w:cs="Times New Roman"/>
                <w:i/>
                <w:lang w:val="en-US"/>
              </w:rPr>
              <w:t>PANAS</w:t>
            </w:r>
          </w:p>
        </w:tc>
        <w:tc>
          <w:tcPr>
            <w:tcW w:w="1700" w:type="dxa"/>
            <w:tcBorders>
              <w:top w:val="nil"/>
              <w:left w:val="nil"/>
              <w:bottom w:val="nil"/>
              <w:right w:val="nil"/>
            </w:tcBorders>
            <w:noWrap/>
            <w:hideMark/>
          </w:tcPr>
          <w:p w14:paraId="6261190E"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p>
        </w:tc>
        <w:tc>
          <w:tcPr>
            <w:tcW w:w="1700" w:type="dxa"/>
            <w:tcBorders>
              <w:top w:val="nil"/>
              <w:left w:val="nil"/>
              <w:bottom w:val="nil"/>
              <w:right w:val="nil"/>
            </w:tcBorders>
            <w:noWrap/>
            <w:hideMark/>
          </w:tcPr>
          <w:p w14:paraId="420B1EC7"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3FA8995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420EE79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50D8191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0D46B9B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6D500DE0"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77024F" w14:paraId="30099114" w14:textId="77777777" w:rsidTr="00783666">
        <w:trPr>
          <w:trHeight w:val="300"/>
        </w:trPr>
        <w:tc>
          <w:tcPr>
            <w:tcW w:w="2420" w:type="dxa"/>
            <w:tcBorders>
              <w:top w:val="nil"/>
              <w:left w:val="nil"/>
              <w:bottom w:val="nil"/>
              <w:right w:val="nil"/>
            </w:tcBorders>
            <w:noWrap/>
            <w:hideMark/>
          </w:tcPr>
          <w:p w14:paraId="0576FC8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positive Affect</w:t>
            </w:r>
          </w:p>
        </w:tc>
        <w:tc>
          <w:tcPr>
            <w:tcW w:w="1700" w:type="dxa"/>
            <w:tcBorders>
              <w:top w:val="nil"/>
              <w:left w:val="nil"/>
              <w:bottom w:val="nil"/>
              <w:right w:val="nil"/>
            </w:tcBorders>
            <w:noWrap/>
            <w:hideMark/>
          </w:tcPr>
          <w:p w14:paraId="40C3408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3.00 (0.68)</w:t>
            </w:r>
          </w:p>
        </w:tc>
        <w:tc>
          <w:tcPr>
            <w:tcW w:w="1700" w:type="dxa"/>
            <w:tcBorders>
              <w:top w:val="nil"/>
              <w:left w:val="nil"/>
              <w:bottom w:val="nil"/>
              <w:right w:val="nil"/>
            </w:tcBorders>
            <w:noWrap/>
            <w:hideMark/>
          </w:tcPr>
          <w:p w14:paraId="1D905C2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3.11 (0.57)</w:t>
            </w:r>
          </w:p>
        </w:tc>
        <w:tc>
          <w:tcPr>
            <w:tcW w:w="1020" w:type="dxa"/>
            <w:tcBorders>
              <w:top w:val="nil"/>
              <w:left w:val="nil"/>
              <w:bottom w:val="nil"/>
              <w:right w:val="nil"/>
            </w:tcBorders>
            <w:noWrap/>
            <w:hideMark/>
          </w:tcPr>
          <w:p w14:paraId="462D2D5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-0.77</w:t>
            </w:r>
          </w:p>
        </w:tc>
        <w:tc>
          <w:tcPr>
            <w:tcW w:w="1020" w:type="dxa"/>
            <w:tcBorders>
              <w:top w:val="nil"/>
              <w:left w:val="nil"/>
              <w:bottom w:val="nil"/>
              <w:right w:val="nil"/>
            </w:tcBorders>
            <w:noWrap/>
            <w:hideMark/>
          </w:tcPr>
          <w:p w14:paraId="4E30901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84.78</w:t>
            </w:r>
          </w:p>
        </w:tc>
        <w:tc>
          <w:tcPr>
            <w:tcW w:w="1020" w:type="dxa"/>
            <w:tcBorders>
              <w:top w:val="nil"/>
              <w:left w:val="nil"/>
              <w:bottom w:val="nil"/>
              <w:right w:val="nil"/>
            </w:tcBorders>
            <w:noWrap/>
            <w:hideMark/>
          </w:tcPr>
          <w:p w14:paraId="38155C8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.446</w:t>
            </w:r>
          </w:p>
        </w:tc>
        <w:tc>
          <w:tcPr>
            <w:tcW w:w="1860" w:type="dxa"/>
            <w:tcBorders>
              <w:top w:val="nil"/>
              <w:left w:val="nil"/>
              <w:bottom w:val="nil"/>
              <w:right w:val="nil"/>
            </w:tcBorders>
            <w:noWrap/>
            <w:hideMark/>
          </w:tcPr>
          <w:p w14:paraId="268BCFD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-0.17 [-0.59, 0.26]</w:t>
            </w:r>
          </w:p>
        </w:tc>
        <w:tc>
          <w:tcPr>
            <w:tcW w:w="600" w:type="dxa"/>
            <w:tcBorders>
              <w:top w:val="nil"/>
              <w:left w:val="nil"/>
              <w:bottom w:val="nil"/>
              <w:right w:val="nil"/>
            </w:tcBorders>
            <w:noWrap/>
            <w:hideMark/>
          </w:tcPr>
          <w:p w14:paraId="5CB1E77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309C2692" w14:textId="77777777" w:rsidTr="00783666">
        <w:trPr>
          <w:trHeight w:val="300"/>
        </w:trPr>
        <w:tc>
          <w:tcPr>
            <w:tcW w:w="2420" w:type="dxa"/>
            <w:tcBorders>
              <w:top w:val="nil"/>
              <w:left w:val="nil"/>
              <w:bottom w:val="nil"/>
              <w:right w:val="nil"/>
            </w:tcBorders>
            <w:noWrap/>
            <w:hideMark/>
          </w:tcPr>
          <w:p w14:paraId="7A0F85B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negative Affect</w:t>
            </w:r>
          </w:p>
        </w:tc>
        <w:tc>
          <w:tcPr>
            <w:tcW w:w="1700" w:type="dxa"/>
            <w:tcBorders>
              <w:top w:val="nil"/>
              <w:left w:val="nil"/>
              <w:bottom w:val="nil"/>
              <w:right w:val="nil"/>
            </w:tcBorders>
            <w:noWrap/>
            <w:hideMark/>
          </w:tcPr>
          <w:p w14:paraId="408A2C2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1.53 (0.47)</w:t>
            </w:r>
          </w:p>
        </w:tc>
        <w:tc>
          <w:tcPr>
            <w:tcW w:w="1700" w:type="dxa"/>
            <w:tcBorders>
              <w:top w:val="nil"/>
              <w:left w:val="nil"/>
              <w:bottom w:val="nil"/>
              <w:right w:val="nil"/>
            </w:tcBorders>
            <w:noWrap/>
            <w:hideMark/>
          </w:tcPr>
          <w:p w14:paraId="0FCBB5B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1.40 (0.35)</w:t>
            </w:r>
          </w:p>
        </w:tc>
        <w:tc>
          <w:tcPr>
            <w:tcW w:w="1020" w:type="dxa"/>
            <w:tcBorders>
              <w:top w:val="nil"/>
              <w:left w:val="nil"/>
              <w:bottom w:val="nil"/>
              <w:right w:val="nil"/>
            </w:tcBorders>
            <w:noWrap/>
            <w:hideMark/>
          </w:tcPr>
          <w:p w14:paraId="150640F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1.49</w:t>
            </w:r>
          </w:p>
        </w:tc>
        <w:tc>
          <w:tcPr>
            <w:tcW w:w="1020" w:type="dxa"/>
            <w:tcBorders>
              <w:top w:val="nil"/>
              <w:left w:val="nil"/>
              <w:bottom w:val="nil"/>
              <w:right w:val="nil"/>
            </w:tcBorders>
            <w:noWrap/>
            <w:hideMark/>
          </w:tcPr>
          <w:p w14:paraId="2BF7DCC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80.61</w:t>
            </w:r>
          </w:p>
        </w:tc>
        <w:tc>
          <w:tcPr>
            <w:tcW w:w="1020" w:type="dxa"/>
            <w:tcBorders>
              <w:top w:val="nil"/>
              <w:left w:val="nil"/>
              <w:bottom w:val="nil"/>
              <w:right w:val="nil"/>
            </w:tcBorders>
            <w:noWrap/>
            <w:hideMark/>
          </w:tcPr>
          <w:p w14:paraId="5EDDF1A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.141</w:t>
            </w:r>
          </w:p>
        </w:tc>
        <w:tc>
          <w:tcPr>
            <w:tcW w:w="1860" w:type="dxa"/>
            <w:tcBorders>
              <w:top w:val="nil"/>
              <w:left w:val="nil"/>
              <w:bottom w:val="nil"/>
              <w:right w:val="nil"/>
            </w:tcBorders>
            <w:noWrap/>
            <w:hideMark/>
          </w:tcPr>
          <w:p w14:paraId="038D277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0.33 [-0.11, 0.77]</w:t>
            </w:r>
          </w:p>
        </w:tc>
        <w:tc>
          <w:tcPr>
            <w:tcW w:w="600" w:type="dxa"/>
            <w:tcBorders>
              <w:top w:val="nil"/>
              <w:left w:val="nil"/>
              <w:bottom w:val="nil"/>
              <w:right w:val="nil"/>
            </w:tcBorders>
            <w:noWrap/>
            <w:hideMark/>
          </w:tcPr>
          <w:p w14:paraId="593064E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6FB2D2C0" w14:textId="77777777" w:rsidTr="00783666">
        <w:trPr>
          <w:trHeight w:val="300"/>
        </w:trPr>
        <w:tc>
          <w:tcPr>
            <w:tcW w:w="2420" w:type="dxa"/>
            <w:tcBorders>
              <w:top w:val="nil"/>
              <w:left w:val="nil"/>
              <w:bottom w:val="nil"/>
              <w:right w:val="nil"/>
            </w:tcBorders>
            <w:noWrap/>
            <w:hideMark/>
          </w:tcPr>
          <w:p w14:paraId="71808667"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6AB115AD" w14:textId="77777777" w:rsidR="00D10658" w:rsidRPr="0077024F" w:rsidRDefault="00D10658" w:rsidP="00783666">
            <w:pPr>
              <w:suppressAutoHyphens w:val="0"/>
              <w:spacing w:after="0" w:line="240" w:lineRule="auto"/>
              <w:rPr>
                <w:rFonts w:ascii="Times New Roman" w:eastAsia="Times New Roman" w:hAnsi="Times New Roman" w:cs="Times New Roman"/>
                <w:lang w:val="en-US" w:eastAsia="de-DE"/>
              </w:rPr>
            </w:pPr>
          </w:p>
        </w:tc>
        <w:tc>
          <w:tcPr>
            <w:tcW w:w="1700" w:type="dxa"/>
            <w:tcBorders>
              <w:top w:val="nil"/>
              <w:left w:val="nil"/>
              <w:bottom w:val="nil"/>
              <w:right w:val="nil"/>
            </w:tcBorders>
            <w:noWrap/>
            <w:hideMark/>
          </w:tcPr>
          <w:p w14:paraId="26997C3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693F392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39813C1B"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2DEB999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4270487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6899CF4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77024F" w14:paraId="6620CC0B" w14:textId="77777777" w:rsidTr="00783666">
        <w:trPr>
          <w:trHeight w:val="300"/>
        </w:trPr>
        <w:tc>
          <w:tcPr>
            <w:tcW w:w="2420" w:type="dxa"/>
            <w:tcBorders>
              <w:top w:val="nil"/>
              <w:left w:val="nil"/>
              <w:bottom w:val="nil"/>
              <w:right w:val="nil"/>
            </w:tcBorders>
            <w:noWrap/>
            <w:hideMark/>
          </w:tcPr>
          <w:p w14:paraId="3A4C13C6"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r w:rsidRPr="0077024F">
              <w:rPr>
                <w:rFonts w:ascii="Times New Roman" w:hAnsi="Times New Roman" w:cs="Times New Roman"/>
                <w:i/>
                <w:lang w:val="en-US"/>
              </w:rPr>
              <w:t>Big Five</w:t>
            </w:r>
          </w:p>
        </w:tc>
        <w:tc>
          <w:tcPr>
            <w:tcW w:w="1700" w:type="dxa"/>
            <w:tcBorders>
              <w:top w:val="nil"/>
              <w:left w:val="nil"/>
              <w:bottom w:val="nil"/>
              <w:right w:val="nil"/>
            </w:tcBorders>
            <w:noWrap/>
            <w:hideMark/>
          </w:tcPr>
          <w:p w14:paraId="139F6EDF"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val="en-US" w:eastAsia="de-DE"/>
              </w:rPr>
            </w:pPr>
          </w:p>
        </w:tc>
        <w:tc>
          <w:tcPr>
            <w:tcW w:w="1700" w:type="dxa"/>
            <w:tcBorders>
              <w:top w:val="nil"/>
              <w:left w:val="nil"/>
              <w:bottom w:val="nil"/>
              <w:right w:val="nil"/>
            </w:tcBorders>
            <w:noWrap/>
            <w:hideMark/>
          </w:tcPr>
          <w:p w14:paraId="666D0F9D"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00FCF97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03FC092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020" w:type="dxa"/>
            <w:tcBorders>
              <w:top w:val="nil"/>
              <w:left w:val="nil"/>
              <w:bottom w:val="nil"/>
              <w:right w:val="nil"/>
            </w:tcBorders>
            <w:noWrap/>
            <w:hideMark/>
          </w:tcPr>
          <w:p w14:paraId="76F6ECD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1860" w:type="dxa"/>
            <w:tcBorders>
              <w:top w:val="nil"/>
              <w:left w:val="nil"/>
              <w:bottom w:val="nil"/>
              <w:right w:val="nil"/>
            </w:tcBorders>
            <w:noWrap/>
            <w:hideMark/>
          </w:tcPr>
          <w:p w14:paraId="79E9B04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c>
          <w:tcPr>
            <w:tcW w:w="600" w:type="dxa"/>
            <w:tcBorders>
              <w:top w:val="nil"/>
              <w:left w:val="nil"/>
              <w:bottom w:val="nil"/>
              <w:right w:val="nil"/>
            </w:tcBorders>
            <w:noWrap/>
            <w:hideMark/>
          </w:tcPr>
          <w:p w14:paraId="151BC9F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val="en-US" w:eastAsia="de-DE"/>
              </w:rPr>
            </w:pPr>
          </w:p>
        </w:tc>
      </w:tr>
      <w:tr w:rsidR="00D10658" w:rsidRPr="0077024F" w14:paraId="23FA56B7" w14:textId="77777777" w:rsidTr="00783666">
        <w:trPr>
          <w:trHeight w:val="300"/>
        </w:trPr>
        <w:tc>
          <w:tcPr>
            <w:tcW w:w="2420" w:type="dxa"/>
            <w:tcBorders>
              <w:top w:val="nil"/>
              <w:left w:val="nil"/>
              <w:bottom w:val="nil"/>
              <w:right w:val="nil"/>
            </w:tcBorders>
            <w:noWrap/>
            <w:hideMark/>
          </w:tcPr>
          <w:p w14:paraId="1340B9B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Openness</w:t>
            </w:r>
          </w:p>
        </w:tc>
        <w:tc>
          <w:tcPr>
            <w:tcW w:w="1700" w:type="dxa"/>
            <w:tcBorders>
              <w:top w:val="nil"/>
              <w:left w:val="nil"/>
              <w:bottom w:val="nil"/>
              <w:right w:val="nil"/>
            </w:tcBorders>
            <w:noWrap/>
            <w:hideMark/>
          </w:tcPr>
          <w:p w14:paraId="35221ED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hAnsi="Times New Roman" w:cs="Times New Roman"/>
                <w:lang w:val="en-US"/>
              </w:rPr>
              <w:t>4.04 (0.55)</w:t>
            </w:r>
          </w:p>
        </w:tc>
        <w:tc>
          <w:tcPr>
            <w:tcW w:w="1700" w:type="dxa"/>
            <w:tcBorders>
              <w:top w:val="nil"/>
              <w:left w:val="nil"/>
              <w:bottom w:val="nil"/>
              <w:right w:val="nil"/>
            </w:tcBorders>
            <w:noWrap/>
            <w:hideMark/>
          </w:tcPr>
          <w:p w14:paraId="7904F045"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hAnsi="Times New Roman" w:cs="Times New Roman"/>
                <w:lang w:val="en-US"/>
              </w:rPr>
              <w:t>3.99 (0.51)</w:t>
            </w:r>
          </w:p>
        </w:tc>
        <w:tc>
          <w:tcPr>
            <w:tcW w:w="1020" w:type="dxa"/>
            <w:tcBorders>
              <w:top w:val="nil"/>
              <w:left w:val="nil"/>
              <w:bottom w:val="nil"/>
              <w:right w:val="nil"/>
            </w:tcBorders>
            <w:noWrap/>
            <w:hideMark/>
          </w:tcPr>
          <w:p w14:paraId="4D8277A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0.46</w:t>
            </w:r>
          </w:p>
        </w:tc>
        <w:tc>
          <w:tcPr>
            <w:tcW w:w="1020" w:type="dxa"/>
            <w:tcBorders>
              <w:top w:val="nil"/>
              <w:left w:val="nil"/>
              <w:bottom w:val="nil"/>
              <w:right w:val="nil"/>
            </w:tcBorders>
            <w:noWrap/>
            <w:hideMark/>
          </w:tcPr>
          <w:p w14:paraId="21364EB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85.96</w:t>
            </w:r>
          </w:p>
        </w:tc>
        <w:tc>
          <w:tcPr>
            <w:tcW w:w="1020" w:type="dxa"/>
            <w:tcBorders>
              <w:top w:val="nil"/>
              <w:left w:val="nil"/>
              <w:bottom w:val="nil"/>
              <w:right w:val="nil"/>
            </w:tcBorders>
            <w:noWrap/>
            <w:hideMark/>
          </w:tcPr>
          <w:p w14:paraId="3B7689A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.647</w:t>
            </w:r>
          </w:p>
        </w:tc>
        <w:tc>
          <w:tcPr>
            <w:tcW w:w="1860" w:type="dxa"/>
            <w:tcBorders>
              <w:top w:val="nil"/>
              <w:left w:val="nil"/>
              <w:bottom w:val="nil"/>
              <w:right w:val="nil"/>
            </w:tcBorders>
            <w:noWrap/>
            <w:hideMark/>
          </w:tcPr>
          <w:p w14:paraId="4D8C07A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0.10 [-0.32, 0.52]</w:t>
            </w:r>
          </w:p>
        </w:tc>
        <w:tc>
          <w:tcPr>
            <w:tcW w:w="600" w:type="dxa"/>
            <w:tcBorders>
              <w:top w:val="nil"/>
              <w:left w:val="nil"/>
              <w:bottom w:val="nil"/>
              <w:right w:val="nil"/>
            </w:tcBorders>
            <w:noWrap/>
            <w:hideMark/>
          </w:tcPr>
          <w:p w14:paraId="100ED47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5C152C85" w14:textId="77777777" w:rsidTr="00783666">
        <w:trPr>
          <w:trHeight w:val="300"/>
        </w:trPr>
        <w:tc>
          <w:tcPr>
            <w:tcW w:w="2420" w:type="dxa"/>
            <w:tcBorders>
              <w:top w:val="nil"/>
              <w:left w:val="nil"/>
              <w:bottom w:val="nil"/>
              <w:right w:val="nil"/>
            </w:tcBorders>
            <w:noWrap/>
            <w:hideMark/>
          </w:tcPr>
          <w:p w14:paraId="55DD70C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Conscientiousness</w:t>
            </w:r>
          </w:p>
        </w:tc>
        <w:tc>
          <w:tcPr>
            <w:tcW w:w="1700" w:type="dxa"/>
            <w:tcBorders>
              <w:top w:val="nil"/>
              <w:left w:val="nil"/>
              <w:bottom w:val="nil"/>
              <w:right w:val="nil"/>
            </w:tcBorders>
            <w:noWrap/>
            <w:hideMark/>
          </w:tcPr>
          <w:p w14:paraId="2B3BD13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3.47 (0.69)</w:t>
            </w:r>
          </w:p>
        </w:tc>
        <w:tc>
          <w:tcPr>
            <w:tcW w:w="1700" w:type="dxa"/>
            <w:tcBorders>
              <w:top w:val="nil"/>
              <w:left w:val="nil"/>
              <w:bottom w:val="nil"/>
              <w:right w:val="nil"/>
            </w:tcBorders>
            <w:noWrap/>
            <w:hideMark/>
          </w:tcPr>
          <w:p w14:paraId="30D605C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3.76 (0.70)</w:t>
            </w:r>
          </w:p>
        </w:tc>
        <w:tc>
          <w:tcPr>
            <w:tcW w:w="1020" w:type="dxa"/>
            <w:tcBorders>
              <w:top w:val="nil"/>
              <w:left w:val="nil"/>
              <w:bottom w:val="nil"/>
              <w:right w:val="nil"/>
            </w:tcBorders>
            <w:noWrap/>
            <w:hideMark/>
          </w:tcPr>
          <w:p w14:paraId="1DA91C4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-1.91</w:t>
            </w:r>
          </w:p>
        </w:tc>
        <w:tc>
          <w:tcPr>
            <w:tcW w:w="1020" w:type="dxa"/>
            <w:tcBorders>
              <w:top w:val="nil"/>
              <w:left w:val="nil"/>
              <w:bottom w:val="nil"/>
              <w:right w:val="nil"/>
            </w:tcBorders>
            <w:noWrap/>
            <w:hideMark/>
          </w:tcPr>
          <w:p w14:paraId="7BAEC05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85.62</w:t>
            </w:r>
          </w:p>
        </w:tc>
        <w:tc>
          <w:tcPr>
            <w:tcW w:w="1020" w:type="dxa"/>
            <w:tcBorders>
              <w:top w:val="nil"/>
              <w:left w:val="nil"/>
              <w:bottom w:val="nil"/>
              <w:right w:val="nil"/>
            </w:tcBorders>
            <w:noWrap/>
            <w:hideMark/>
          </w:tcPr>
          <w:p w14:paraId="7A15765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.060</w:t>
            </w:r>
          </w:p>
        </w:tc>
        <w:tc>
          <w:tcPr>
            <w:tcW w:w="1860" w:type="dxa"/>
            <w:tcBorders>
              <w:top w:val="nil"/>
              <w:left w:val="nil"/>
              <w:bottom w:val="nil"/>
              <w:right w:val="nil"/>
            </w:tcBorders>
            <w:noWrap/>
            <w:hideMark/>
          </w:tcPr>
          <w:p w14:paraId="2469AC0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-0.41 [-0.84, 0.02]</w:t>
            </w:r>
          </w:p>
        </w:tc>
        <w:tc>
          <w:tcPr>
            <w:tcW w:w="600" w:type="dxa"/>
            <w:tcBorders>
              <w:top w:val="nil"/>
              <w:left w:val="nil"/>
              <w:bottom w:val="nil"/>
              <w:right w:val="nil"/>
            </w:tcBorders>
            <w:noWrap/>
            <w:hideMark/>
          </w:tcPr>
          <w:p w14:paraId="04F8E92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54F71F18" w14:textId="77777777" w:rsidTr="00783666">
        <w:trPr>
          <w:trHeight w:val="300"/>
        </w:trPr>
        <w:tc>
          <w:tcPr>
            <w:tcW w:w="2420" w:type="dxa"/>
            <w:tcBorders>
              <w:top w:val="nil"/>
              <w:left w:val="nil"/>
              <w:bottom w:val="nil"/>
              <w:right w:val="nil"/>
            </w:tcBorders>
            <w:noWrap/>
            <w:hideMark/>
          </w:tcPr>
          <w:p w14:paraId="3359E2B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hAnsi="Times New Roman" w:cs="Times New Roman"/>
                <w:lang w:val="en-US"/>
              </w:rPr>
              <w:t>Extraversion</w:t>
            </w:r>
          </w:p>
        </w:tc>
        <w:tc>
          <w:tcPr>
            <w:tcW w:w="1700" w:type="dxa"/>
            <w:tcBorders>
              <w:top w:val="nil"/>
              <w:left w:val="nil"/>
              <w:bottom w:val="nil"/>
              <w:right w:val="nil"/>
            </w:tcBorders>
            <w:noWrap/>
            <w:hideMark/>
          </w:tcPr>
          <w:p w14:paraId="1A5BCF7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3.21 (0.70)</w:t>
            </w:r>
          </w:p>
        </w:tc>
        <w:tc>
          <w:tcPr>
            <w:tcW w:w="1700" w:type="dxa"/>
            <w:tcBorders>
              <w:top w:val="nil"/>
              <w:left w:val="nil"/>
              <w:bottom w:val="nil"/>
              <w:right w:val="nil"/>
            </w:tcBorders>
            <w:noWrap/>
            <w:hideMark/>
          </w:tcPr>
          <w:p w14:paraId="4F31DBA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3.00 (0.73)</w:t>
            </w:r>
          </w:p>
        </w:tc>
        <w:tc>
          <w:tcPr>
            <w:tcW w:w="1020" w:type="dxa"/>
            <w:tcBorders>
              <w:top w:val="nil"/>
              <w:left w:val="nil"/>
              <w:bottom w:val="nil"/>
              <w:right w:val="nil"/>
            </w:tcBorders>
            <w:noWrap/>
            <w:hideMark/>
          </w:tcPr>
          <w:p w14:paraId="46C5231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1.44</w:t>
            </w:r>
          </w:p>
        </w:tc>
        <w:tc>
          <w:tcPr>
            <w:tcW w:w="1020" w:type="dxa"/>
            <w:tcBorders>
              <w:top w:val="nil"/>
              <w:left w:val="nil"/>
              <w:bottom w:val="nil"/>
              <w:right w:val="nil"/>
            </w:tcBorders>
            <w:noWrap/>
            <w:hideMark/>
          </w:tcPr>
          <w:p w14:paraId="13E0C9E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85.3</w:t>
            </w:r>
          </w:p>
        </w:tc>
        <w:tc>
          <w:tcPr>
            <w:tcW w:w="1020" w:type="dxa"/>
            <w:tcBorders>
              <w:top w:val="nil"/>
              <w:left w:val="nil"/>
              <w:bottom w:val="nil"/>
              <w:right w:val="nil"/>
            </w:tcBorders>
            <w:noWrap/>
            <w:hideMark/>
          </w:tcPr>
          <w:p w14:paraId="31AE8FD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lang w:val="en-US"/>
              </w:rPr>
              <w:t>.155</w:t>
            </w:r>
          </w:p>
        </w:tc>
        <w:tc>
          <w:tcPr>
            <w:tcW w:w="1860" w:type="dxa"/>
            <w:tcBorders>
              <w:top w:val="nil"/>
              <w:left w:val="nil"/>
              <w:bottom w:val="nil"/>
              <w:right w:val="nil"/>
            </w:tcBorders>
            <w:noWrap/>
            <w:hideMark/>
          </w:tcPr>
          <w:p w14:paraId="10D1EF2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lang w:val="en-US"/>
              </w:rPr>
              <w:t>0.31 [-0.12, 0.74</w:t>
            </w:r>
            <w:r w:rsidRPr="0077024F">
              <w:rPr>
                <w:rFonts w:ascii="Times New Roman" w:hAnsi="Times New Roman" w:cs="Times New Roman"/>
              </w:rPr>
              <w:t>]</w:t>
            </w:r>
          </w:p>
        </w:tc>
        <w:tc>
          <w:tcPr>
            <w:tcW w:w="600" w:type="dxa"/>
            <w:tcBorders>
              <w:top w:val="nil"/>
              <w:left w:val="nil"/>
              <w:bottom w:val="nil"/>
              <w:right w:val="nil"/>
            </w:tcBorders>
            <w:noWrap/>
            <w:hideMark/>
          </w:tcPr>
          <w:p w14:paraId="60D1355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D287684" w14:textId="77777777" w:rsidTr="00783666">
        <w:trPr>
          <w:trHeight w:val="300"/>
        </w:trPr>
        <w:tc>
          <w:tcPr>
            <w:tcW w:w="2420" w:type="dxa"/>
            <w:tcBorders>
              <w:top w:val="nil"/>
              <w:left w:val="nil"/>
              <w:bottom w:val="nil"/>
              <w:right w:val="nil"/>
            </w:tcBorders>
            <w:noWrap/>
            <w:hideMark/>
          </w:tcPr>
          <w:p w14:paraId="2770BE2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Agreeableness</w:t>
            </w:r>
            <w:proofErr w:type="spellEnd"/>
          </w:p>
        </w:tc>
        <w:tc>
          <w:tcPr>
            <w:tcW w:w="1700" w:type="dxa"/>
            <w:tcBorders>
              <w:top w:val="nil"/>
              <w:left w:val="nil"/>
              <w:bottom w:val="nil"/>
              <w:right w:val="nil"/>
            </w:tcBorders>
            <w:noWrap/>
            <w:hideMark/>
          </w:tcPr>
          <w:p w14:paraId="2B3C91C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3.81 (0.57)</w:t>
            </w:r>
          </w:p>
        </w:tc>
        <w:tc>
          <w:tcPr>
            <w:tcW w:w="1700" w:type="dxa"/>
            <w:tcBorders>
              <w:top w:val="nil"/>
              <w:left w:val="nil"/>
              <w:bottom w:val="nil"/>
              <w:right w:val="nil"/>
            </w:tcBorders>
            <w:noWrap/>
            <w:hideMark/>
          </w:tcPr>
          <w:p w14:paraId="4DB03E9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4.01 (0.60)</w:t>
            </w:r>
          </w:p>
        </w:tc>
        <w:tc>
          <w:tcPr>
            <w:tcW w:w="1020" w:type="dxa"/>
            <w:tcBorders>
              <w:top w:val="nil"/>
              <w:left w:val="nil"/>
              <w:bottom w:val="nil"/>
              <w:right w:val="nil"/>
            </w:tcBorders>
            <w:noWrap/>
            <w:hideMark/>
          </w:tcPr>
          <w:p w14:paraId="7D5D86B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-1.61</w:t>
            </w:r>
          </w:p>
        </w:tc>
        <w:tc>
          <w:tcPr>
            <w:tcW w:w="1020" w:type="dxa"/>
            <w:tcBorders>
              <w:top w:val="nil"/>
              <w:left w:val="nil"/>
              <w:bottom w:val="nil"/>
              <w:right w:val="nil"/>
            </w:tcBorders>
            <w:noWrap/>
            <w:hideMark/>
          </w:tcPr>
          <w:p w14:paraId="0805D0E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85.29</w:t>
            </w:r>
          </w:p>
        </w:tc>
        <w:tc>
          <w:tcPr>
            <w:tcW w:w="1020" w:type="dxa"/>
            <w:tcBorders>
              <w:top w:val="nil"/>
              <w:left w:val="nil"/>
              <w:bottom w:val="nil"/>
              <w:right w:val="nil"/>
            </w:tcBorders>
            <w:noWrap/>
            <w:hideMark/>
          </w:tcPr>
          <w:p w14:paraId="622B1CC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.112</w:t>
            </w:r>
          </w:p>
        </w:tc>
        <w:tc>
          <w:tcPr>
            <w:tcW w:w="1860" w:type="dxa"/>
            <w:tcBorders>
              <w:top w:val="nil"/>
              <w:left w:val="nil"/>
              <w:bottom w:val="nil"/>
              <w:right w:val="nil"/>
            </w:tcBorders>
            <w:noWrap/>
            <w:hideMark/>
          </w:tcPr>
          <w:p w14:paraId="2AFC04B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-0.35 [-0.77, 0.08]</w:t>
            </w:r>
          </w:p>
        </w:tc>
        <w:tc>
          <w:tcPr>
            <w:tcW w:w="600" w:type="dxa"/>
            <w:tcBorders>
              <w:top w:val="nil"/>
              <w:left w:val="nil"/>
              <w:bottom w:val="nil"/>
              <w:right w:val="nil"/>
            </w:tcBorders>
            <w:noWrap/>
            <w:hideMark/>
          </w:tcPr>
          <w:p w14:paraId="214DB51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5752863E" w14:textId="77777777" w:rsidTr="00783666">
        <w:trPr>
          <w:trHeight w:val="300"/>
        </w:trPr>
        <w:tc>
          <w:tcPr>
            <w:tcW w:w="2420" w:type="dxa"/>
            <w:tcBorders>
              <w:top w:val="nil"/>
              <w:left w:val="nil"/>
              <w:bottom w:val="nil"/>
              <w:right w:val="nil"/>
            </w:tcBorders>
            <w:noWrap/>
            <w:hideMark/>
          </w:tcPr>
          <w:p w14:paraId="54576CE9"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Neuroticism</w:t>
            </w:r>
            <w:proofErr w:type="spellEnd"/>
          </w:p>
        </w:tc>
        <w:tc>
          <w:tcPr>
            <w:tcW w:w="1700" w:type="dxa"/>
            <w:tcBorders>
              <w:top w:val="nil"/>
              <w:left w:val="nil"/>
              <w:bottom w:val="nil"/>
              <w:right w:val="nil"/>
            </w:tcBorders>
            <w:noWrap/>
            <w:hideMark/>
          </w:tcPr>
          <w:p w14:paraId="38FA0102"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2.74 (0.77)</w:t>
            </w:r>
          </w:p>
        </w:tc>
        <w:tc>
          <w:tcPr>
            <w:tcW w:w="1700" w:type="dxa"/>
            <w:tcBorders>
              <w:top w:val="nil"/>
              <w:left w:val="nil"/>
              <w:bottom w:val="nil"/>
              <w:right w:val="nil"/>
            </w:tcBorders>
            <w:noWrap/>
            <w:hideMark/>
          </w:tcPr>
          <w:p w14:paraId="6A0585D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2.61 (0.78)</w:t>
            </w:r>
          </w:p>
        </w:tc>
        <w:tc>
          <w:tcPr>
            <w:tcW w:w="1020" w:type="dxa"/>
            <w:tcBorders>
              <w:top w:val="nil"/>
              <w:left w:val="nil"/>
              <w:bottom w:val="nil"/>
              <w:right w:val="nil"/>
            </w:tcBorders>
            <w:noWrap/>
            <w:hideMark/>
          </w:tcPr>
          <w:p w14:paraId="70EB5F7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0.80</w:t>
            </w:r>
          </w:p>
        </w:tc>
        <w:tc>
          <w:tcPr>
            <w:tcW w:w="1020" w:type="dxa"/>
            <w:tcBorders>
              <w:top w:val="nil"/>
              <w:left w:val="nil"/>
              <w:bottom w:val="nil"/>
              <w:right w:val="nil"/>
            </w:tcBorders>
            <w:noWrap/>
            <w:hideMark/>
          </w:tcPr>
          <w:p w14:paraId="10BA4F7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85.75</w:t>
            </w:r>
          </w:p>
        </w:tc>
        <w:tc>
          <w:tcPr>
            <w:tcW w:w="1020" w:type="dxa"/>
            <w:tcBorders>
              <w:top w:val="nil"/>
              <w:left w:val="nil"/>
              <w:bottom w:val="nil"/>
              <w:right w:val="nil"/>
            </w:tcBorders>
            <w:noWrap/>
            <w:hideMark/>
          </w:tcPr>
          <w:p w14:paraId="56867B9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.426</w:t>
            </w:r>
          </w:p>
        </w:tc>
        <w:tc>
          <w:tcPr>
            <w:tcW w:w="1860" w:type="dxa"/>
            <w:tcBorders>
              <w:top w:val="nil"/>
              <w:left w:val="nil"/>
              <w:bottom w:val="nil"/>
              <w:right w:val="nil"/>
            </w:tcBorders>
            <w:noWrap/>
            <w:hideMark/>
          </w:tcPr>
          <w:p w14:paraId="00402C0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0.17 [-0.25, 0.60]</w:t>
            </w:r>
          </w:p>
        </w:tc>
        <w:tc>
          <w:tcPr>
            <w:tcW w:w="600" w:type="dxa"/>
            <w:tcBorders>
              <w:top w:val="nil"/>
              <w:left w:val="nil"/>
              <w:bottom w:val="nil"/>
              <w:right w:val="nil"/>
            </w:tcBorders>
            <w:noWrap/>
            <w:hideMark/>
          </w:tcPr>
          <w:p w14:paraId="38E57F5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782E219" w14:textId="77777777" w:rsidTr="00783666">
        <w:trPr>
          <w:trHeight w:val="300"/>
        </w:trPr>
        <w:tc>
          <w:tcPr>
            <w:tcW w:w="2420" w:type="dxa"/>
            <w:tcBorders>
              <w:top w:val="nil"/>
              <w:left w:val="nil"/>
              <w:bottom w:val="nil"/>
              <w:right w:val="nil"/>
            </w:tcBorders>
            <w:noWrap/>
            <w:hideMark/>
          </w:tcPr>
          <w:p w14:paraId="13F4E0C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c>
          <w:tcPr>
            <w:tcW w:w="1700" w:type="dxa"/>
            <w:tcBorders>
              <w:top w:val="nil"/>
              <w:left w:val="nil"/>
              <w:bottom w:val="nil"/>
              <w:right w:val="nil"/>
            </w:tcBorders>
            <w:noWrap/>
            <w:hideMark/>
          </w:tcPr>
          <w:p w14:paraId="345EF2A1"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398ECBE7"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3631265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1698FE7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06672F2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3F8840F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6931D34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51368B81" w14:textId="77777777" w:rsidTr="00783666">
        <w:trPr>
          <w:trHeight w:val="300"/>
        </w:trPr>
        <w:tc>
          <w:tcPr>
            <w:tcW w:w="2420" w:type="dxa"/>
            <w:tcBorders>
              <w:top w:val="nil"/>
              <w:left w:val="nil"/>
              <w:bottom w:val="nil"/>
              <w:right w:val="nil"/>
            </w:tcBorders>
            <w:noWrap/>
            <w:hideMark/>
          </w:tcPr>
          <w:p w14:paraId="33289F5E"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r w:rsidRPr="0077024F">
              <w:rPr>
                <w:rFonts w:ascii="Times New Roman" w:hAnsi="Times New Roman" w:cs="Times New Roman"/>
                <w:i/>
              </w:rPr>
              <w:t>AQ</w:t>
            </w:r>
          </w:p>
        </w:tc>
        <w:tc>
          <w:tcPr>
            <w:tcW w:w="1700" w:type="dxa"/>
            <w:tcBorders>
              <w:top w:val="nil"/>
              <w:left w:val="nil"/>
              <w:bottom w:val="nil"/>
              <w:right w:val="nil"/>
            </w:tcBorders>
            <w:noWrap/>
            <w:hideMark/>
          </w:tcPr>
          <w:p w14:paraId="38769B29"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p>
        </w:tc>
        <w:tc>
          <w:tcPr>
            <w:tcW w:w="1700" w:type="dxa"/>
            <w:tcBorders>
              <w:top w:val="nil"/>
              <w:left w:val="nil"/>
              <w:bottom w:val="nil"/>
              <w:right w:val="nil"/>
            </w:tcBorders>
            <w:noWrap/>
            <w:hideMark/>
          </w:tcPr>
          <w:p w14:paraId="392B4EB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4D77554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760FC20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5594B2E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44A0590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568541B4"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4D3E86F0" w14:textId="77777777" w:rsidTr="00783666">
        <w:trPr>
          <w:trHeight w:val="300"/>
        </w:trPr>
        <w:tc>
          <w:tcPr>
            <w:tcW w:w="2420" w:type="dxa"/>
            <w:tcBorders>
              <w:top w:val="nil"/>
              <w:left w:val="nil"/>
              <w:bottom w:val="nil"/>
              <w:right w:val="nil"/>
            </w:tcBorders>
            <w:noWrap/>
            <w:hideMark/>
          </w:tcPr>
          <w:p w14:paraId="3492AA0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Total</w:t>
            </w:r>
          </w:p>
        </w:tc>
        <w:tc>
          <w:tcPr>
            <w:tcW w:w="1700" w:type="dxa"/>
            <w:tcBorders>
              <w:top w:val="nil"/>
              <w:left w:val="nil"/>
              <w:bottom w:val="nil"/>
              <w:right w:val="nil"/>
            </w:tcBorders>
            <w:noWrap/>
            <w:hideMark/>
          </w:tcPr>
          <w:p w14:paraId="7991CA6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18.2 (6.15)</w:t>
            </w:r>
          </w:p>
        </w:tc>
        <w:tc>
          <w:tcPr>
            <w:tcW w:w="1700" w:type="dxa"/>
            <w:tcBorders>
              <w:top w:val="nil"/>
              <w:left w:val="nil"/>
              <w:bottom w:val="nil"/>
              <w:right w:val="nil"/>
            </w:tcBorders>
            <w:noWrap/>
            <w:hideMark/>
          </w:tcPr>
          <w:p w14:paraId="690E8E8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19.28 (8.55)</w:t>
            </w:r>
          </w:p>
        </w:tc>
        <w:tc>
          <w:tcPr>
            <w:tcW w:w="1020" w:type="dxa"/>
            <w:tcBorders>
              <w:top w:val="nil"/>
              <w:left w:val="nil"/>
              <w:bottom w:val="nil"/>
              <w:right w:val="nil"/>
            </w:tcBorders>
            <w:noWrap/>
            <w:hideMark/>
          </w:tcPr>
          <w:p w14:paraId="6E7FE62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-0.68</w:t>
            </w:r>
          </w:p>
        </w:tc>
        <w:tc>
          <w:tcPr>
            <w:tcW w:w="1020" w:type="dxa"/>
            <w:tcBorders>
              <w:top w:val="nil"/>
              <w:left w:val="nil"/>
              <w:bottom w:val="nil"/>
              <w:right w:val="nil"/>
            </w:tcBorders>
            <w:noWrap/>
            <w:hideMark/>
          </w:tcPr>
          <w:p w14:paraId="3BAE519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76.04</w:t>
            </w:r>
          </w:p>
        </w:tc>
        <w:tc>
          <w:tcPr>
            <w:tcW w:w="1020" w:type="dxa"/>
            <w:tcBorders>
              <w:top w:val="nil"/>
              <w:left w:val="nil"/>
              <w:bottom w:val="nil"/>
              <w:right w:val="nil"/>
            </w:tcBorders>
            <w:noWrap/>
            <w:hideMark/>
          </w:tcPr>
          <w:p w14:paraId="297C266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.500</w:t>
            </w:r>
          </w:p>
        </w:tc>
        <w:tc>
          <w:tcPr>
            <w:tcW w:w="1860" w:type="dxa"/>
            <w:tcBorders>
              <w:top w:val="nil"/>
              <w:left w:val="nil"/>
              <w:bottom w:val="nil"/>
              <w:right w:val="nil"/>
            </w:tcBorders>
            <w:noWrap/>
            <w:hideMark/>
          </w:tcPr>
          <w:p w14:paraId="1AD9370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-0.16 [-0.60, 0.30]</w:t>
            </w:r>
          </w:p>
        </w:tc>
        <w:tc>
          <w:tcPr>
            <w:tcW w:w="600" w:type="dxa"/>
            <w:tcBorders>
              <w:top w:val="nil"/>
              <w:left w:val="nil"/>
              <w:bottom w:val="nil"/>
              <w:right w:val="nil"/>
            </w:tcBorders>
            <w:noWrap/>
            <w:hideMark/>
          </w:tcPr>
          <w:p w14:paraId="1A1FB3B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0252E5B" w14:textId="77777777" w:rsidTr="00783666">
        <w:trPr>
          <w:trHeight w:val="300"/>
        </w:trPr>
        <w:tc>
          <w:tcPr>
            <w:tcW w:w="2420" w:type="dxa"/>
            <w:tcBorders>
              <w:top w:val="nil"/>
              <w:left w:val="nil"/>
              <w:bottom w:val="nil"/>
              <w:right w:val="nil"/>
            </w:tcBorders>
            <w:noWrap/>
            <w:hideMark/>
          </w:tcPr>
          <w:p w14:paraId="72CB9102"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Attention </w:t>
            </w:r>
            <w:proofErr w:type="spellStart"/>
            <w:r w:rsidRPr="0077024F">
              <w:rPr>
                <w:rFonts w:ascii="Times New Roman" w:hAnsi="Times New Roman" w:cs="Times New Roman"/>
              </w:rPr>
              <w:t>to</w:t>
            </w:r>
            <w:proofErr w:type="spellEnd"/>
            <w:r w:rsidRPr="0077024F">
              <w:rPr>
                <w:rFonts w:ascii="Times New Roman" w:hAnsi="Times New Roman" w:cs="Times New Roman"/>
              </w:rPr>
              <w:t xml:space="preserve"> Detail</w:t>
            </w:r>
          </w:p>
        </w:tc>
        <w:tc>
          <w:tcPr>
            <w:tcW w:w="1700" w:type="dxa"/>
            <w:tcBorders>
              <w:top w:val="nil"/>
              <w:left w:val="nil"/>
              <w:bottom w:val="nil"/>
              <w:right w:val="nil"/>
            </w:tcBorders>
            <w:noWrap/>
            <w:hideMark/>
          </w:tcPr>
          <w:p w14:paraId="0686E22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5.4 (2.33)</w:t>
            </w:r>
          </w:p>
        </w:tc>
        <w:tc>
          <w:tcPr>
            <w:tcW w:w="1700" w:type="dxa"/>
            <w:tcBorders>
              <w:top w:val="nil"/>
              <w:left w:val="nil"/>
              <w:bottom w:val="nil"/>
              <w:right w:val="nil"/>
            </w:tcBorders>
            <w:noWrap/>
            <w:hideMark/>
          </w:tcPr>
          <w:p w14:paraId="7F9FBA46"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5.63 (2.53)</w:t>
            </w:r>
          </w:p>
        </w:tc>
        <w:tc>
          <w:tcPr>
            <w:tcW w:w="1020" w:type="dxa"/>
            <w:tcBorders>
              <w:top w:val="nil"/>
              <w:left w:val="nil"/>
              <w:bottom w:val="nil"/>
              <w:right w:val="nil"/>
            </w:tcBorders>
            <w:noWrap/>
            <w:hideMark/>
          </w:tcPr>
          <w:p w14:paraId="2DBA1F2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-0.44</w:t>
            </w:r>
          </w:p>
        </w:tc>
        <w:tc>
          <w:tcPr>
            <w:tcW w:w="1020" w:type="dxa"/>
            <w:tcBorders>
              <w:top w:val="nil"/>
              <w:left w:val="nil"/>
              <w:bottom w:val="nil"/>
              <w:right w:val="nil"/>
            </w:tcBorders>
            <w:noWrap/>
            <w:hideMark/>
          </w:tcPr>
          <w:p w14:paraId="584990E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84.64</w:t>
            </w:r>
          </w:p>
        </w:tc>
        <w:tc>
          <w:tcPr>
            <w:tcW w:w="1020" w:type="dxa"/>
            <w:tcBorders>
              <w:top w:val="nil"/>
              <w:left w:val="nil"/>
              <w:bottom w:val="nil"/>
              <w:right w:val="nil"/>
            </w:tcBorders>
            <w:noWrap/>
            <w:hideMark/>
          </w:tcPr>
          <w:p w14:paraId="1948CC2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.662</w:t>
            </w:r>
          </w:p>
        </w:tc>
        <w:tc>
          <w:tcPr>
            <w:tcW w:w="1860" w:type="dxa"/>
            <w:tcBorders>
              <w:top w:val="nil"/>
              <w:left w:val="nil"/>
              <w:bottom w:val="nil"/>
              <w:right w:val="nil"/>
            </w:tcBorders>
            <w:noWrap/>
            <w:hideMark/>
          </w:tcPr>
          <w:p w14:paraId="18CDC7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-0.10 [-0.52, 0.33]</w:t>
            </w:r>
          </w:p>
        </w:tc>
        <w:tc>
          <w:tcPr>
            <w:tcW w:w="600" w:type="dxa"/>
            <w:tcBorders>
              <w:top w:val="nil"/>
              <w:left w:val="nil"/>
              <w:bottom w:val="nil"/>
              <w:right w:val="nil"/>
            </w:tcBorders>
            <w:noWrap/>
            <w:hideMark/>
          </w:tcPr>
          <w:p w14:paraId="296C05B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7EFEE224" w14:textId="77777777" w:rsidTr="00783666">
        <w:trPr>
          <w:trHeight w:val="300"/>
        </w:trPr>
        <w:tc>
          <w:tcPr>
            <w:tcW w:w="2420" w:type="dxa"/>
            <w:tcBorders>
              <w:top w:val="nil"/>
              <w:left w:val="nil"/>
              <w:bottom w:val="nil"/>
              <w:right w:val="nil"/>
            </w:tcBorders>
            <w:noWrap/>
            <w:hideMark/>
          </w:tcPr>
          <w:p w14:paraId="1D7014D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Social</w:t>
            </w:r>
            <w:proofErr w:type="spellEnd"/>
          </w:p>
        </w:tc>
        <w:tc>
          <w:tcPr>
            <w:tcW w:w="1700" w:type="dxa"/>
            <w:tcBorders>
              <w:top w:val="nil"/>
              <w:left w:val="nil"/>
              <w:bottom w:val="nil"/>
              <w:right w:val="nil"/>
            </w:tcBorders>
            <w:noWrap/>
            <w:hideMark/>
          </w:tcPr>
          <w:p w14:paraId="6FDCC715"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12.8 (5.37)</w:t>
            </w:r>
          </w:p>
        </w:tc>
        <w:tc>
          <w:tcPr>
            <w:tcW w:w="1700" w:type="dxa"/>
            <w:tcBorders>
              <w:top w:val="nil"/>
              <w:left w:val="nil"/>
              <w:bottom w:val="nil"/>
              <w:right w:val="nil"/>
            </w:tcBorders>
            <w:noWrap/>
            <w:hideMark/>
          </w:tcPr>
          <w:p w14:paraId="03CE734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13.65 (7.53)</w:t>
            </w:r>
          </w:p>
        </w:tc>
        <w:tc>
          <w:tcPr>
            <w:tcW w:w="1020" w:type="dxa"/>
            <w:tcBorders>
              <w:top w:val="nil"/>
              <w:left w:val="nil"/>
              <w:bottom w:val="nil"/>
              <w:right w:val="nil"/>
            </w:tcBorders>
            <w:noWrap/>
            <w:hideMark/>
          </w:tcPr>
          <w:p w14:paraId="222A48C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-0.61</w:t>
            </w:r>
          </w:p>
        </w:tc>
        <w:tc>
          <w:tcPr>
            <w:tcW w:w="1020" w:type="dxa"/>
            <w:tcBorders>
              <w:top w:val="nil"/>
              <w:left w:val="nil"/>
              <w:bottom w:val="nil"/>
              <w:right w:val="nil"/>
            </w:tcBorders>
            <w:noWrap/>
            <w:hideMark/>
          </w:tcPr>
          <w:p w14:paraId="4B370B8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75.65</w:t>
            </w:r>
          </w:p>
        </w:tc>
        <w:tc>
          <w:tcPr>
            <w:tcW w:w="1020" w:type="dxa"/>
            <w:tcBorders>
              <w:top w:val="nil"/>
              <w:left w:val="nil"/>
              <w:bottom w:val="nil"/>
              <w:right w:val="nil"/>
            </w:tcBorders>
            <w:noWrap/>
            <w:hideMark/>
          </w:tcPr>
          <w:p w14:paraId="19C12E7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.545</w:t>
            </w:r>
          </w:p>
        </w:tc>
        <w:tc>
          <w:tcPr>
            <w:tcW w:w="1860" w:type="dxa"/>
            <w:tcBorders>
              <w:top w:val="nil"/>
              <w:left w:val="nil"/>
              <w:bottom w:val="nil"/>
              <w:right w:val="nil"/>
            </w:tcBorders>
            <w:noWrap/>
            <w:hideMark/>
          </w:tcPr>
          <w:p w14:paraId="231FE2C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-0.14 [-0.59, 0.31]</w:t>
            </w:r>
          </w:p>
        </w:tc>
        <w:tc>
          <w:tcPr>
            <w:tcW w:w="600" w:type="dxa"/>
            <w:tcBorders>
              <w:top w:val="nil"/>
              <w:left w:val="nil"/>
              <w:bottom w:val="nil"/>
              <w:right w:val="nil"/>
            </w:tcBorders>
            <w:noWrap/>
            <w:hideMark/>
          </w:tcPr>
          <w:p w14:paraId="194B761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5CD22F25" w14:textId="77777777" w:rsidTr="00783666">
        <w:trPr>
          <w:trHeight w:val="300"/>
        </w:trPr>
        <w:tc>
          <w:tcPr>
            <w:tcW w:w="2420" w:type="dxa"/>
            <w:tcBorders>
              <w:top w:val="nil"/>
              <w:left w:val="nil"/>
              <w:bottom w:val="nil"/>
              <w:right w:val="nil"/>
            </w:tcBorders>
            <w:noWrap/>
            <w:hideMark/>
          </w:tcPr>
          <w:p w14:paraId="1336745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w:t>
            </w:r>
            <w:proofErr w:type="spellStart"/>
            <w:r w:rsidRPr="0077024F">
              <w:rPr>
                <w:rFonts w:ascii="Times New Roman" w:hAnsi="Times New Roman" w:cs="Times New Roman"/>
              </w:rPr>
              <w:t>Social</w:t>
            </w:r>
            <w:proofErr w:type="spellEnd"/>
            <w:r w:rsidRPr="0077024F">
              <w:rPr>
                <w:rFonts w:ascii="Times New Roman" w:hAnsi="Times New Roman" w:cs="Times New Roman"/>
              </w:rPr>
              <w:t xml:space="preserve"> Skills</w:t>
            </w:r>
          </w:p>
        </w:tc>
        <w:tc>
          <w:tcPr>
            <w:tcW w:w="1700" w:type="dxa"/>
            <w:tcBorders>
              <w:top w:val="nil"/>
              <w:left w:val="nil"/>
              <w:bottom w:val="nil"/>
              <w:right w:val="nil"/>
            </w:tcBorders>
            <w:noWrap/>
            <w:hideMark/>
          </w:tcPr>
          <w:p w14:paraId="2B1A11C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2.4 (1.94)</w:t>
            </w:r>
          </w:p>
        </w:tc>
        <w:tc>
          <w:tcPr>
            <w:tcW w:w="1700" w:type="dxa"/>
            <w:tcBorders>
              <w:top w:val="nil"/>
              <w:left w:val="nil"/>
              <w:bottom w:val="nil"/>
              <w:right w:val="nil"/>
            </w:tcBorders>
            <w:noWrap/>
            <w:hideMark/>
          </w:tcPr>
          <w:p w14:paraId="2229203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3.09 (2.95)</w:t>
            </w:r>
          </w:p>
        </w:tc>
        <w:tc>
          <w:tcPr>
            <w:tcW w:w="1020" w:type="dxa"/>
            <w:tcBorders>
              <w:top w:val="nil"/>
              <w:left w:val="nil"/>
              <w:bottom w:val="nil"/>
              <w:right w:val="nil"/>
            </w:tcBorders>
            <w:noWrap/>
            <w:hideMark/>
          </w:tcPr>
          <w:p w14:paraId="1EC6A44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-1.30</w:t>
            </w:r>
          </w:p>
        </w:tc>
        <w:tc>
          <w:tcPr>
            <w:tcW w:w="1020" w:type="dxa"/>
            <w:tcBorders>
              <w:top w:val="nil"/>
              <w:left w:val="nil"/>
              <w:bottom w:val="nil"/>
              <w:right w:val="nil"/>
            </w:tcBorders>
            <w:noWrap/>
            <w:hideMark/>
          </w:tcPr>
          <w:p w14:paraId="4599ACC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72.01</w:t>
            </w:r>
          </w:p>
        </w:tc>
        <w:tc>
          <w:tcPr>
            <w:tcW w:w="1020" w:type="dxa"/>
            <w:tcBorders>
              <w:top w:val="nil"/>
              <w:left w:val="nil"/>
              <w:bottom w:val="nil"/>
              <w:right w:val="nil"/>
            </w:tcBorders>
            <w:noWrap/>
            <w:hideMark/>
          </w:tcPr>
          <w:p w14:paraId="338759B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.200</w:t>
            </w:r>
          </w:p>
        </w:tc>
        <w:tc>
          <w:tcPr>
            <w:tcW w:w="1860" w:type="dxa"/>
            <w:tcBorders>
              <w:top w:val="nil"/>
              <w:left w:val="nil"/>
              <w:bottom w:val="nil"/>
              <w:right w:val="nil"/>
            </w:tcBorders>
            <w:noWrap/>
            <w:hideMark/>
          </w:tcPr>
          <w:p w14:paraId="6A88A2A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-0.31 [-0.77, 0.16]</w:t>
            </w:r>
          </w:p>
        </w:tc>
        <w:tc>
          <w:tcPr>
            <w:tcW w:w="600" w:type="dxa"/>
            <w:tcBorders>
              <w:top w:val="nil"/>
              <w:left w:val="nil"/>
              <w:bottom w:val="nil"/>
              <w:right w:val="nil"/>
            </w:tcBorders>
            <w:noWrap/>
            <w:hideMark/>
          </w:tcPr>
          <w:p w14:paraId="16D3F7B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09D3857" w14:textId="77777777" w:rsidTr="00783666">
        <w:trPr>
          <w:trHeight w:val="300"/>
        </w:trPr>
        <w:tc>
          <w:tcPr>
            <w:tcW w:w="2420" w:type="dxa"/>
            <w:tcBorders>
              <w:top w:val="nil"/>
              <w:left w:val="nil"/>
              <w:bottom w:val="nil"/>
              <w:right w:val="nil"/>
            </w:tcBorders>
            <w:noWrap/>
            <w:hideMark/>
          </w:tcPr>
          <w:p w14:paraId="06678339"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Communication</w:t>
            </w:r>
          </w:p>
        </w:tc>
        <w:tc>
          <w:tcPr>
            <w:tcW w:w="1700" w:type="dxa"/>
            <w:tcBorders>
              <w:top w:val="nil"/>
              <w:left w:val="nil"/>
              <w:bottom w:val="nil"/>
              <w:right w:val="nil"/>
            </w:tcBorders>
            <w:noWrap/>
            <w:hideMark/>
          </w:tcPr>
          <w:p w14:paraId="4C21E0F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2.53 (1.94)</w:t>
            </w:r>
          </w:p>
        </w:tc>
        <w:tc>
          <w:tcPr>
            <w:tcW w:w="1700" w:type="dxa"/>
            <w:tcBorders>
              <w:top w:val="nil"/>
              <w:left w:val="nil"/>
              <w:bottom w:val="nil"/>
              <w:right w:val="nil"/>
            </w:tcBorders>
            <w:noWrap/>
            <w:hideMark/>
          </w:tcPr>
          <w:p w14:paraId="4ABF897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2.44 (2.31)</w:t>
            </w:r>
          </w:p>
        </w:tc>
        <w:tc>
          <w:tcPr>
            <w:tcW w:w="1020" w:type="dxa"/>
            <w:tcBorders>
              <w:top w:val="nil"/>
              <w:left w:val="nil"/>
              <w:bottom w:val="nil"/>
              <w:right w:val="nil"/>
            </w:tcBorders>
            <w:noWrap/>
            <w:hideMark/>
          </w:tcPr>
          <w:p w14:paraId="3108929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0.20</w:t>
            </w:r>
          </w:p>
        </w:tc>
        <w:tc>
          <w:tcPr>
            <w:tcW w:w="1020" w:type="dxa"/>
            <w:tcBorders>
              <w:top w:val="nil"/>
              <w:left w:val="nil"/>
              <w:bottom w:val="nil"/>
              <w:right w:val="nil"/>
            </w:tcBorders>
            <w:noWrap/>
            <w:hideMark/>
          </w:tcPr>
          <w:p w14:paraId="30ED4D5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82.02</w:t>
            </w:r>
          </w:p>
        </w:tc>
        <w:tc>
          <w:tcPr>
            <w:tcW w:w="1020" w:type="dxa"/>
            <w:tcBorders>
              <w:top w:val="nil"/>
              <w:left w:val="nil"/>
              <w:bottom w:val="nil"/>
              <w:right w:val="nil"/>
            </w:tcBorders>
            <w:noWrap/>
            <w:hideMark/>
          </w:tcPr>
          <w:p w14:paraId="1ABD580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.842</w:t>
            </w:r>
          </w:p>
        </w:tc>
        <w:tc>
          <w:tcPr>
            <w:tcW w:w="1860" w:type="dxa"/>
            <w:tcBorders>
              <w:top w:val="nil"/>
              <w:left w:val="nil"/>
              <w:bottom w:val="nil"/>
              <w:right w:val="nil"/>
            </w:tcBorders>
            <w:noWrap/>
            <w:hideMark/>
          </w:tcPr>
          <w:p w14:paraId="6CE5DDD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0.04 [-0.39, 0.48]</w:t>
            </w:r>
          </w:p>
        </w:tc>
        <w:tc>
          <w:tcPr>
            <w:tcW w:w="600" w:type="dxa"/>
            <w:tcBorders>
              <w:top w:val="nil"/>
              <w:left w:val="nil"/>
              <w:bottom w:val="nil"/>
              <w:right w:val="nil"/>
            </w:tcBorders>
            <w:noWrap/>
            <w:hideMark/>
          </w:tcPr>
          <w:p w14:paraId="497BE21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5878FB01" w14:textId="77777777" w:rsidTr="00783666">
        <w:trPr>
          <w:trHeight w:val="300"/>
        </w:trPr>
        <w:tc>
          <w:tcPr>
            <w:tcW w:w="2420" w:type="dxa"/>
            <w:tcBorders>
              <w:top w:val="nil"/>
              <w:left w:val="nil"/>
              <w:bottom w:val="nil"/>
              <w:right w:val="nil"/>
            </w:tcBorders>
            <w:noWrap/>
            <w:hideMark/>
          </w:tcPr>
          <w:p w14:paraId="1A872CF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Imagination</w:t>
            </w:r>
          </w:p>
        </w:tc>
        <w:tc>
          <w:tcPr>
            <w:tcW w:w="1700" w:type="dxa"/>
            <w:tcBorders>
              <w:top w:val="nil"/>
              <w:left w:val="nil"/>
              <w:bottom w:val="nil"/>
              <w:right w:val="nil"/>
            </w:tcBorders>
            <w:noWrap/>
            <w:hideMark/>
          </w:tcPr>
          <w:p w14:paraId="4ED58F0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2.51 (1.75)</w:t>
            </w:r>
          </w:p>
        </w:tc>
        <w:tc>
          <w:tcPr>
            <w:tcW w:w="1700" w:type="dxa"/>
            <w:tcBorders>
              <w:top w:val="nil"/>
              <w:left w:val="nil"/>
              <w:bottom w:val="nil"/>
              <w:right w:val="nil"/>
            </w:tcBorders>
            <w:noWrap/>
            <w:hideMark/>
          </w:tcPr>
          <w:p w14:paraId="71DD8E7B"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2.81 (1.88)</w:t>
            </w:r>
          </w:p>
        </w:tc>
        <w:tc>
          <w:tcPr>
            <w:tcW w:w="1020" w:type="dxa"/>
            <w:tcBorders>
              <w:top w:val="nil"/>
              <w:left w:val="nil"/>
              <w:bottom w:val="nil"/>
              <w:right w:val="nil"/>
            </w:tcBorders>
            <w:noWrap/>
            <w:hideMark/>
          </w:tcPr>
          <w:p w14:paraId="5BAFFDB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-0.78</w:t>
            </w:r>
          </w:p>
        </w:tc>
        <w:tc>
          <w:tcPr>
            <w:tcW w:w="1020" w:type="dxa"/>
            <w:tcBorders>
              <w:top w:val="nil"/>
              <w:left w:val="nil"/>
              <w:bottom w:val="nil"/>
              <w:right w:val="nil"/>
            </w:tcBorders>
            <w:noWrap/>
            <w:hideMark/>
          </w:tcPr>
          <w:p w14:paraId="09A456A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84.86</w:t>
            </w:r>
          </w:p>
        </w:tc>
        <w:tc>
          <w:tcPr>
            <w:tcW w:w="1020" w:type="dxa"/>
            <w:tcBorders>
              <w:top w:val="nil"/>
              <w:left w:val="nil"/>
              <w:bottom w:val="nil"/>
              <w:right w:val="nil"/>
            </w:tcBorders>
            <w:noWrap/>
            <w:hideMark/>
          </w:tcPr>
          <w:p w14:paraId="009C247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.437</w:t>
            </w:r>
          </w:p>
        </w:tc>
        <w:tc>
          <w:tcPr>
            <w:tcW w:w="1860" w:type="dxa"/>
            <w:tcBorders>
              <w:top w:val="nil"/>
              <w:left w:val="nil"/>
              <w:bottom w:val="nil"/>
              <w:right w:val="nil"/>
            </w:tcBorders>
            <w:noWrap/>
            <w:hideMark/>
          </w:tcPr>
          <w:p w14:paraId="0130027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-0.17 [-0.60, 0.26]</w:t>
            </w:r>
          </w:p>
        </w:tc>
        <w:tc>
          <w:tcPr>
            <w:tcW w:w="600" w:type="dxa"/>
            <w:tcBorders>
              <w:top w:val="nil"/>
              <w:left w:val="nil"/>
              <w:bottom w:val="nil"/>
              <w:right w:val="nil"/>
            </w:tcBorders>
            <w:noWrap/>
            <w:hideMark/>
          </w:tcPr>
          <w:p w14:paraId="29DB2DC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2AD7ED24" w14:textId="77777777" w:rsidTr="00783666">
        <w:trPr>
          <w:trHeight w:val="300"/>
        </w:trPr>
        <w:tc>
          <w:tcPr>
            <w:tcW w:w="2420" w:type="dxa"/>
            <w:tcBorders>
              <w:top w:val="nil"/>
              <w:left w:val="nil"/>
              <w:bottom w:val="nil"/>
              <w:right w:val="nil"/>
            </w:tcBorders>
            <w:noWrap/>
            <w:hideMark/>
          </w:tcPr>
          <w:p w14:paraId="34424BA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 xml:space="preserve">   Attention </w:t>
            </w:r>
            <w:proofErr w:type="spellStart"/>
            <w:r w:rsidRPr="0077024F">
              <w:rPr>
                <w:rFonts w:ascii="Times New Roman" w:hAnsi="Times New Roman" w:cs="Times New Roman"/>
              </w:rPr>
              <w:t>Switching</w:t>
            </w:r>
            <w:proofErr w:type="spellEnd"/>
          </w:p>
        </w:tc>
        <w:tc>
          <w:tcPr>
            <w:tcW w:w="1700" w:type="dxa"/>
            <w:tcBorders>
              <w:top w:val="nil"/>
              <w:left w:val="nil"/>
              <w:bottom w:val="nil"/>
              <w:right w:val="nil"/>
            </w:tcBorders>
            <w:noWrap/>
            <w:hideMark/>
          </w:tcPr>
          <w:p w14:paraId="6E5C8E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5.36 (1.91)</w:t>
            </w:r>
          </w:p>
        </w:tc>
        <w:tc>
          <w:tcPr>
            <w:tcW w:w="1700" w:type="dxa"/>
            <w:tcBorders>
              <w:top w:val="nil"/>
              <w:left w:val="nil"/>
              <w:bottom w:val="nil"/>
              <w:right w:val="nil"/>
            </w:tcBorders>
            <w:noWrap/>
            <w:hideMark/>
          </w:tcPr>
          <w:p w14:paraId="6FD46A2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5.30 (2.23)</w:t>
            </w:r>
          </w:p>
        </w:tc>
        <w:tc>
          <w:tcPr>
            <w:tcW w:w="1020" w:type="dxa"/>
            <w:tcBorders>
              <w:top w:val="nil"/>
              <w:left w:val="nil"/>
              <w:bottom w:val="nil"/>
              <w:right w:val="nil"/>
            </w:tcBorders>
            <w:noWrap/>
            <w:hideMark/>
          </w:tcPr>
          <w:p w14:paraId="42F8E19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0.12</w:t>
            </w:r>
          </w:p>
        </w:tc>
        <w:tc>
          <w:tcPr>
            <w:tcW w:w="1020" w:type="dxa"/>
            <w:tcBorders>
              <w:top w:val="nil"/>
              <w:left w:val="nil"/>
              <w:bottom w:val="nil"/>
              <w:right w:val="nil"/>
            </w:tcBorders>
            <w:noWrap/>
            <w:hideMark/>
          </w:tcPr>
          <w:p w14:paraId="60F310B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82.69</w:t>
            </w:r>
          </w:p>
        </w:tc>
        <w:tc>
          <w:tcPr>
            <w:tcW w:w="1020" w:type="dxa"/>
            <w:tcBorders>
              <w:top w:val="nil"/>
              <w:left w:val="nil"/>
              <w:bottom w:val="nil"/>
              <w:right w:val="nil"/>
            </w:tcBorders>
            <w:noWrap/>
            <w:hideMark/>
          </w:tcPr>
          <w:p w14:paraId="67D5BC9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.905</w:t>
            </w:r>
          </w:p>
        </w:tc>
        <w:tc>
          <w:tcPr>
            <w:tcW w:w="1860" w:type="dxa"/>
            <w:tcBorders>
              <w:top w:val="nil"/>
              <w:left w:val="nil"/>
              <w:bottom w:val="nil"/>
              <w:right w:val="nil"/>
            </w:tcBorders>
            <w:noWrap/>
            <w:hideMark/>
          </w:tcPr>
          <w:p w14:paraId="0DB09A7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0.03 [-0.40, 0.46]</w:t>
            </w:r>
          </w:p>
        </w:tc>
        <w:tc>
          <w:tcPr>
            <w:tcW w:w="600" w:type="dxa"/>
            <w:tcBorders>
              <w:top w:val="nil"/>
              <w:left w:val="nil"/>
              <w:bottom w:val="nil"/>
              <w:right w:val="nil"/>
            </w:tcBorders>
            <w:noWrap/>
            <w:hideMark/>
          </w:tcPr>
          <w:p w14:paraId="4B2378A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197AB7E4" w14:textId="77777777" w:rsidTr="00783666">
        <w:trPr>
          <w:trHeight w:val="300"/>
        </w:trPr>
        <w:tc>
          <w:tcPr>
            <w:tcW w:w="2420" w:type="dxa"/>
            <w:tcBorders>
              <w:top w:val="nil"/>
              <w:left w:val="nil"/>
              <w:bottom w:val="nil"/>
              <w:right w:val="nil"/>
            </w:tcBorders>
            <w:noWrap/>
            <w:hideMark/>
          </w:tcPr>
          <w:p w14:paraId="38B1557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0627C851"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3F3C6CFE"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0C2E3481"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63A0DF60"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2DA64DA7"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5FFDC919"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26189E39"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r>
      <w:tr w:rsidR="00D10658" w:rsidRPr="0077024F" w14:paraId="6F908427" w14:textId="77777777" w:rsidTr="00783666">
        <w:trPr>
          <w:trHeight w:val="300"/>
        </w:trPr>
        <w:tc>
          <w:tcPr>
            <w:tcW w:w="2420" w:type="dxa"/>
            <w:tcBorders>
              <w:top w:val="nil"/>
              <w:left w:val="nil"/>
              <w:bottom w:val="nil"/>
              <w:right w:val="nil"/>
            </w:tcBorders>
            <w:noWrap/>
            <w:hideMark/>
          </w:tcPr>
          <w:p w14:paraId="13ED6EBD"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r w:rsidRPr="0077024F">
              <w:rPr>
                <w:rFonts w:ascii="Times New Roman" w:hAnsi="Times New Roman" w:cs="Times New Roman"/>
                <w:i/>
              </w:rPr>
              <w:t>Gold-MSI</w:t>
            </w:r>
          </w:p>
        </w:tc>
        <w:tc>
          <w:tcPr>
            <w:tcW w:w="1700" w:type="dxa"/>
            <w:tcBorders>
              <w:top w:val="nil"/>
              <w:left w:val="nil"/>
              <w:bottom w:val="nil"/>
              <w:right w:val="nil"/>
            </w:tcBorders>
            <w:noWrap/>
            <w:hideMark/>
          </w:tcPr>
          <w:p w14:paraId="16BDF206"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p>
        </w:tc>
        <w:tc>
          <w:tcPr>
            <w:tcW w:w="1700" w:type="dxa"/>
            <w:tcBorders>
              <w:top w:val="nil"/>
              <w:left w:val="nil"/>
              <w:bottom w:val="nil"/>
              <w:right w:val="nil"/>
            </w:tcBorders>
            <w:noWrap/>
            <w:hideMark/>
          </w:tcPr>
          <w:p w14:paraId="0FFA8DD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1A20841E"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6C7934E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00EFA976"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0544CD0B"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3B7AC2D0"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7C99DA46" w14:textId="77777777" w:rsidTr="00783666">
        <w:trPr>
          <w:trHeight w:val="300"/>
        </w:trPr>
        <w:tc>
          <w:tcPr>
            <w:tcW w:w="2420" w:type="dxa"/>
            <w:tcBorders>
              <w:top w:val="nil"/>
              <w:left w:val="nil"/>
              <w:bottom w:val="nil"/>
              <w:right w:val="nil"/>
            </w:tcBorders>
            <w:noWrap/>
            <w:hideMark/>
          </w:tcPr>
          <w:p w14:paraId="162ABDE9"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General ME</w:t>
            </w:r>
          </w:p>
        </w:tc>
        <w:tc>
          <w:tcPr>
            <w:tcW w:w="1700" w:type="dxa"/>
            <w:tcBorders>
              <w:top w:val="nil"/>
              <w:left w:val="nil"/>
              <w:bottom w:val="nil"/>
              <w:right w:val="nil"/>
            </w:tcBorders>
            <w:noWrap/>
            <w:hideMark/>
          </w:tcPr>
          <w:p w14:paraId="00C4634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4.78 (0.85)</w:t>
            </w:r>
          </w:p>
        </w:tc>
        <w:tc>
          <w:tcPr>
            <w:tcW w:w="1700" w:type="dxa"/>
            <w:tcBorders>
              <w:top w:val="nil"/>
              <w:left w:val="nil"/>
              <w:bottom w:val="nil"/>
              <w:right w:val="nil"/>
            </w:tcBorders>
            <w:noWrap/>
            <w:hideMark/>
          </w:tcPr>
          <w:p w14:paraId="0922115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4.75 (0.80)</w:t>
            </w:r>
          </w:p>
        </w:tc>
        <w:tc>
          <w:tcPr>
            <w:tcW w:w="1020" w:type="dxa"/>
            <w:tcBorders>
              <w:top w:val="nil"/>
              <w:left w:val="nil"/>
              <w:bottom w:val="nil"/>
              <w:right w:val="nil"/>
            </w:tcBorders>
            <w:noWrap/>
            <w:hideMark/>
          </w:tcPr>
          <w:p w14:paraId="7AFECE1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0.17</w:t>
            </w:r>
          </w:p>
        </w:tc>
        <w:tc>
          <w:tcPr>
            <w:tcW w:w="1020" w:type="dxa"/>
            <w:tcBorders>
              <w:top w:val="nil"/>
              <w:left w:val="nil"/>
              <w:bottom w:val="nil"/>
              <w:right w:val="nil"/>
            </w:tcBorders>
            <w:noWrap/>
            <w:hideMark/>
          </w:tcPr>
          <w:p w14:paraId="1C35AEF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85.99</w:t>
            </w:r>
          </w:p>
        </w:tc>
        <w:tc>
          <w:tcPr>
            <w:tcW w:w="1020" w:type="dxa"/>
            <w:tcBorders>
              <w:top w:val="nil"/>
              <w:left w:val="nil"/>
              <w:bottom w:val="nil"/>
              <w:right w:val="nil"/>
            </w:tcBorders>
            <w:noWrap/>
            <w:hideMark/>
          </w:tcPr>
          <w:p w14:paraId="528566E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.866</w:t>
            </w:r>
          </w:p>
        </w:tc>
        <w:tc>
          <w:tcPr>
            <w:tcW w:w="1860" w:type="dxa"/>
            <w:tcBorders>
              <w:top w:val="nil"/>
              <w:left w:val="nil"/>
              <w:bottom w:val="nil"/>
              <w:right w:val="nil"/>
            </w:tcBorders>
            <w:noWrap/>
            <w:hideMark/>
          </w:tcPr>
          <w:p w14:paraId="62CAC3A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0.04 [-0.39, 0.46]</w:t>
            </w:r>
          </w:p>
        </w:tc>
        <w:tc>
          <w:tcPr>
            <w:tcW w:w="600" w:type="dxa"/>
            <w:tcBorders>
              <w:top w:val="nil"/>
              <w:left w:val="nil"/>
              <w:bottom w:val="nil"/>
              <w:right w:val="nil"/>
            </w:tcBorders>
            <w:noWrap/>
            <w:hideMark/>
          </w:tcPr>
          <w:p w14:paraId="17C1B06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6AD206AD" w14:textId="77777777" w:rsidTr="00783666">
        <w:trPr>
          <w:trHeight w:val="300"/>
        </w:trPr>
        <w:tc>
          <w:tcPr>
            <w:tcW w:w="2420" w:type="dxa"/>
            <w:tcBorders>
              <w:top w:val="nil"/>
              <w:left w:val="nil"/>
              <w:bottom w:val="nil"/>
              <w:right w:val="nil"/>
            </w:tcBorders>
            <w:noWrap/>
            <w:hideMark/>
          </w:tcPr>
          <w:p w14:paraId="3557B4BA"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Active</w:t>
            </w:r>
            <w:proofErr w:type="spellEnd"/>
            <w:r w:rsidRPr="0077024F">
              <w:rPr>
                <w:rFonts w:ascii="Times New Roman" w:hAnsi="Times New Roman" w:cs="Times New Roman"/>
              </w:rPr>
              <w:t xml:space="preserve"> Engagement</w:t>
            </w:r>
          </w:p>
        </w:tc>
        <w:tc>
          <w:tcPr>
            <w:tcW w:w="1700" w:type="dxa"/>
            <w:tcBorders>
              <w:top w:val="nil"/>
              <w:left w:val="nil"/>
              <w:bottom w:val="nil"/>
              <w:right w:val="nil"/>
            </w:tcBorders>
            <w:noWrap/>
            <w:hideMark/>
          </w:tcPr>
          <w:p w14:paraId="00BD22C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3.83 (0.82)</w:t>
            </w:r>
          </w:p>
        </w:tc>
        <w:tc>
          <w:tcPr>
            <w:tcW w:w="1700" w:type="dxa"/>
            <w:tcBorders>
              <w:top w:val="nil"/>
              <w:left w:val="nil"/>
              <w:bottom w:val="nil"/>
              <w:right w:val="nil"/>
            </w:tcBorders>
            <w:noWrap/>
            <w:hideMark/>
          </w:tcPr>
          <w:p w14:paraId="72ED0D8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4.21 (1.13)</w:t>
            </w:r>
          </w:p>
        </w:tc>
        <w:tc>
          <w:tcPr>
            <w:tcW w:w="1020" w:type="dxa"/>
            <w:tcBorders>
              <w:top w:val="nil"/>
              <w:left w:val="nil"/>
              <w:bottom w:val="nil"/>
              <w:right w:val="nil"/>
            </w:tcBorders>
            <w:noWrap/>
            <w:hideMark/>
          </w:tcPr>
          <w:p w14:paraId="0B2BF17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-1.79</w:t>
            </w:r>
          </w:p>
        </w:tc>
        <w:tc>
          <w:tcPr>
            <w:tcW w:w="1020" w:type="dxa"/>
            <w:tcBorders>
              <w:top w:val="nil"/>
              <w:left w:val="nil"/>
              <w:bottom w:val="nil"/>
              <w:right w:val="nil"/>
            </w:tcBorders>
            <w:noWrap/>
            <w:hideMark/>
          </w:tcPr>
          <w:p w14:paraId="2FDA70D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76.79</w:t>
            </w:r>
          </w:p>
        </w:tc>
        <w:tc>
          <w:tcPr>
            <w:tcW w:w="1020" w:type="dxa"/>
            <w:tcBorders>
              <w:top w:val="nil"/>
              <w:left w:val="nil"/>
              <w:bottom w:val="nil"/>
              <w:right w:val="nil"/>
            </w:tcBorders>
            <w:noWrap/>
            <w:hideMark/>
          </w:tcPr>
          <w:p w14:paraId="6A28AEF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.078</w:t>
            </w:r>
          </w:p>
        </w:tc>
        <w:tc>
          <w:tcPr>
            <w:tcW w:w="1860" w:type="dxa"/>
            <w:tcBorders>
              <w:top w:val="nil"/>
              <w:left w:val="nil"/>
              <w:bottom w:val="nil"/>
              <w:right w:val="nil"/>
            </w:tcBorders>
            <w:noWrap/>
            <w:hideMark/>
          </w:tcPr>
          <w:p w14:paraId="35CC398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-0.41 [-0.86, 0.05]</w:t>
            </w:r>
          </w:p>
        </w:tc>
        <w:tc>
          <w:tcPr>
            <w:tcW w:w="600" w:type="dxa"/>
            <w:tcBorders>
              <w:top w:val="nil"/>
              <w:left w:val="nil"/>
              <w:bottom w:val="nil"/>
              <w:right w:val="nil"/>
            </w:tcBorders>
            <w:noWrap/>
            <w:hideMark/>
          </w:tcPr>
          <w:p w14:paraId="76C7D20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39B016EC" w14:textId="77777777" w:rsidTr="00783666">
        <w:trPr>
          <w:trHeight w:val="300"/>
        </w:trPr>
        <w:tc>
          <w:tcPr>
            <w:tcW w:w="2420" w:type="dxa"/>
            <w:tcBorders>
              <w:top w:val="nil"/>
              <w:left w:val="nil"/>
              <w:bottom w:val="nil"/>
              <w:right w:val="nil"/>
            </w:tcBorders>
            <w:noWrap/>
            <w:hideMark/>
          </w:tcPr>
          <w:p w14:paraId="1656FF7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Formal Education</w:t>
            </w:r>
          </w:p>
        </w:tc>
        <w:tc>
          <w:tcPr>
            <w:tcW w:w="1700" w:type="dxa"/>
            <w:tcBorders>
              <w:top w:val="nil"/>
              <w:left w:val="nil"/>
              <w:bottom w:val="nil"/>
              <w:right w:val="nil"/>
            </w:tcBorders>
            <w:noWrap/>
            <w:hideMark/>
          </w:tcPr>
          <w:p w14:paraId="2293C310"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4.39 (1.14)</w:t>
            </w:r>
          </w:p>
        </w:tc>
        <w:tc>
          <w:tcPr>
            <w:tcW w:w="1700" w:type="dxa"/>
            <w:tcBorders>
              <w:top w:val="nil"/>
              <w:left w:val="nil"/>
              <w:bottom w:val="nil"/>
              <w:right w:val="nil"/>
            </w:tcBorders>
            <w:noWrap/>
            <w:hideMark/>
          </w:tcPr>
          <w:p w14:paraId="19AF0B3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4.95 (0.62)</w:t>
            </w:r>
          </w:p>
        </w:tc>
        <w:tc>
          <w:tcPr>
            <w:tcW w:w="1020" w:type="dxa"/>
            <w:tcBorders>
              <w:top w:val="nil"/>
              <w:left w:val="nil"/>
              <w:bottom w:val="nil"/>
              <w:right w:val="nil"/>
            </w:tcBorders>
            <w:noWrap/>
            <w:hideMark/>
          </w:tcPr>
          <w:p w14:paraId="6B4D0A2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-2.85</w:t>
            </w:r>
          </w:p>
        </w:tc>
        <w:tc>
          <w:tcPr>
            <w:tcW w:w="1020" w:type="dxa"/>
            <w:tcBorders>
              <w:top w:val="nil"/>
              <w:left w:val="nil"/>
              <w:bottom w:val="nil"/>
              <w:right w:val="nil"/>
            </w:tcBorders>
            <w:noWrap/>
            <w:hideMark/>
          </w:tcPr>
          <w:p w14:paraId="058A57B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68.31</w:t>
            </w:r>
          </w:p>
        </w:tc>
        <w:tc>
          <w:tcPr>
            <w:tcW w:w="1020" w:type="dxa"/>
            <w:tcBorders>
              <w:top w:val="nil"/>
              <w:left w:val="nil"/>
              <w:bottom w:val="nil"/>
              <w:right w:val="nil"/>
            </w:tcBorders>
            <w:noWrap/>
            <w:hideMark/>
          </w:tcPr>
          <w:p w14:paraId="275435D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.006</w:t>
            </w:r>
          </w:p>
        </w:tc>
        <w:tc>
          <w:tcPr>
            <w:tcW w:w="1860" w:type="dxa"/>
            <w:tcBorders>
              <w:top w:val="nil"/>
              <w:left w:val="nil"/>
              <w:bottom w:val="nil"/>
              <w:right w:val="nil"/>
            </w:tcBorders>
            <w:noWrap/>
            <w:hideMark/>
          </w:tcPr>
          <w:p w14:paraId="64A2469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-0.69 [-1.18, -0.20]</w:t>
            </w:r>
          </w:p>
        </w:tc>
        <w:tc>
          <w:tcPr>
            <w:tcW w:w="600" w:type="dxa"/>
            <w:tcBorders>
              <w:top w:val="nil"/>
              <w:left w:val="nil"/>
              <w:bottom w:val="nil"/>
              <w:right w:val="nil"/>
            </w:tcBorders>
            <w:noWrap/>
            <w:hideMark/>
          </w:tcPr>
          <w:p w14:paraId="407A94E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w:t>
            </w:r>
          </w:p>
        </w:tc>
      </w:tr>
      <w:tr w:rsidR="00D10658" w:rsidRPr="0077024F" w14:paraId="32AB4D2F" w14:textId="77777777" w:rsidTr="00783666">
        <w:trPr>
          <w:trHeight w:val="300"/>
        </w:trPr>
        <w:tc>
          <w:tcPr>
            <w:tcW w:w="2420" w:type="dxa"/>
            <w:tcBorders>
              <w:top w:val="nil"/>
              <w:left w:val="nil"/>
              <w:bottom w:val="nil"/>
              <w:right w:val="nil"/>
            </w:tcBorders>
            <w:noWrap/>
            <w:hideMark/>
          </w:tcPr>
          <w:p w14:paraId="336C38DF"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Emotion</w:t>
            </w:r>
          </w:p>
        </w:tc>
        <w:tc>
          <w:tcPr>
            <w:tcW w:w="1700" w:type="dxa"/>
            <w:tcBorders>
              <w:top w:val="nil"/>
              <w:left w:val="nil"/>
              <w:bottom w:val="nil"/>
              <w:right w:val="nil"/>
            </w:tcBorders>
            <w:noWrap/>
            <w:hideMark/>
          </w:tcPr>
          <w:p w14:paraId="59CE9462"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5.50 (0.81)</w:t>
            </w:r>
          </w:p>
        </w:tc>
        <w:tc>
          <w:tcPr>
            <w:tcW w:w="1700" w:type="dxa"/>
            <w:tcBorders>
              <w:top w:val="nil"/>
              <w:left w:val="nil"/>
              <w:bottom w:val="nil"/>
              <w:right w:val="nil"/>
            </w:tcBorders>
            <w:noWrap/>
            <w:hideMark/>
          </w:tcPr>
          <w:p w14:paraId="651F577B"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5.60 (0.76)</w:t>
            </w:r>
          </w:p>
        </w:tc>
        <w:tc>
          <w:tcPr>
            <w:tcW w:w="1020" w:type="dxa"/>
            <w:tcBorders>
              <w:top w:val="nil"/>
              <w:left w:val="nil"/>
              <w:bottom w:val="nil"/>
              <w:right w:val="nil"/>
            </w:tcBorders>
            <w:noWrap/>
            <w:hideMark/>
          </w:tcPr>
          <w:p w14:paraId="7E6BE86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-0.60</w:t>
            </w:r>
          </w:p>
        </w:tc>
        <w:tc>
          <w:tcPr>
            <w:tcW w:w="1020" w:type="dxa"/>
            <w:tcBorders>
              <w:top w:val="nil"/>
              <w:left w:val="nil"/>
              <w:bottom w:val="nil"/>
              <w:right w:val="nil"/>
            </w:tcBorders>
            <w:noWrap/>
            <w:hideMark/>
          </w:tcPr>
          <w:p w14:paraId="0CBF34F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85.99</w:t>
            </w:r>
          </w:p>
        </w:tc>
        <w:tc>
          <w:tcPr>
            <w:tcW w:w="1020" w:type="dxa"/>
            <w:tcBorders>
              <w:top w:val="nil"/>
              <w:left w:val="nil"/>
              <w:bottom w:val="nil"/>
              <w:right w:val="nil"/>
            </w:tcBorders>
            <w:noWrap/>
            <w:hideMark/>
          </w:tcPr>
          <w:p w14:paraId="1E5F020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.549</w:t>
            </w:r>
          </w:p>
        </w:tc>
        <w:tc>
          <w:tcPr>
            <w:tcW w:w="1860" w:type="dxa"/>
            <w:tcBorders>
              <w:top w:val="nil"/>
              <w:left w:val="nil"/>
              <w:bottom w:val="nil"/>
              <w:right w:val="nil"/>
            </w:tcBorders>
            <w:noWrap/>
            <w:hideMark/>
          </w:tcPr>
          <w:p w14:paraId="3DDE9A4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-0.13 [-0.55, 0.29]</w:t>
            </w:r>
          </w:p>
        </w:tc>
        <w:tc>
          <w:tcPr>
            <w:tcW w:w="600" w:type="dxa"/>
            <w:tcBorders>
              <w:top w:val="nil"/>
              <w:left w:val="nil"/>
              <w:bottom w:val="nil"/>
              <w:right w:val="nil"/>
            </w:tcBorders>
            <w:noWrap/>
            <w:hideMark/>
          </w:tcPr>
          <w:p w14:paraId="1FD111F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67636FA6" w14:textId="77777777" w:rsidTr="00783666">
        <w:trPr>
          <w:trHeight w:val="300"/>
        </w:trPr>
        <w:tc>
          <w:tcPr>
            <w:tcW w:w="2420" w:type="dxa"/>
            <w:tcBorders>
              <w:top w:val="nil"/>
              <w:left w:val="nil"/>
              <w:bottom w:val="nil"/>
              <w:right w:val="nil"/>
            </w:tcBorders>
            <w:noWrap/>
            <w:hideMark/>
          </w:tcPr>
          <w:p w14:paraId="70BCC1B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Singing</w:t>
            </w:r>
            <w:proofErr w:type="spellEnd"/>
          </w:p>
        </w:tc>
        <w:tc>
          <w:tcPr>
            <w:tcW w:w="1700" w:type="dxa"/>
            <w:tcBorders>
              <w:top w:val="nil"/>
              <w:left w:val="nil"/>
              <w:bottom w:val="nil"/>
              <w:right w:val="nil"/>
            </w:tcBorders>
            <w:noWrap/>
            <w:hideMark/>
          </w:tcPr>
          <w:p w14:paraId="14615C4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4.98 (0.97)</w:t>
            </w:r>
          </w:p>
        </w:tc>
        <w:tc>
          <w:tcPr>
            <w:tcW w:w="1700" w:type="dxa"/>
            <w:tcBorders>
              <w:top w:val="nil"/>
              <w:left w:val="nil"/>
              <w:bottom w:val="nil"/>
              <w:right w:val="nil"/>
            </w:tcBorders>
            <w:noWrap/>
            <w:hideMark/>
          </w:tcPr>
          <w:p w14:paraId="761F04D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b/>
              </w:rPr>
              <w:t>4.19 (1.27)</w:t>
            </w:r>
          </w:p>
        </w:tc>
        <w:tc>
          <w:tcPr>
            <w:tcW w:w="1020" w:type="dxa"/>
            <w:tcBorders>
              <w:top w:val="nil"/>
              <w:left w:val="nil"/>
              <w:bottom w:val="nil"/>
              <w:right w:val="nil"/>
            </w:tcBorders>
            <w:noWrap/>
            <w:hideMark/>
          </w:tcPr>
          <w:p w14:paraId="1F0A54A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3.25</w:t>
            </w:r>
          </w:p>
        </w:tc>
        <w:tc>
          <w:tcPr>
            <w:tcW w:w="1020" w:type="dxa"/>
            <w:tcBorders>
              <w:top w:val="nil"/>
              <w:left w:val="nil"/>
              <w:bottom w:val="nil"/>
              <w:right w:val="nil"/>
            </w:tcBorders>
            <w:noWrap/>
            <w:hideMark/>
          </w:tcPr>
          <w:p w14:paraId="6A5F21E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78.56</w:t>
            </w:r>
          </w:p>
        </w:tc>
        <w:tc>
          <w:tcPr>
            <w:tcW w:w="1020" w:type="dxa"/>
            <w:tcBorders>
              <w:top w:val="nil"/>
              <w:left w:val="nil"/>
              <w:bottom w:val="nil"/>
              <w:right w:val="nil"/>
            </w:tcBorders>
            <w:noWrap/>
            <w:hideMark/>
          </w:tcPr>
          <w:p w14:paraId="5EA559F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.002</w:t>
            </w:r>
          </w:p>
        </w:tc>
        <w:tc>
          <w:tcPr>
            <w:tcW w:w="1860" w:type="dxa"/>
            <w:tcBorders>
              <w:top w:val="nil"/>
              <w:left w:val="nil"/>
              <w:bottom w:val="nil"/>
              <w:right w:val="nil"/>
            </w:tcBorders>
            <w:noWrap/>
            <w:hideMark/>
          </w:tcPr>
          <w:p w14:paraId="08791C8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0.73 [0.27, 1.19]</w:t>
            </w:r>
          </w:p>
        </w:tc>
        <w:tc>
          <w:tcPr>
            <w:tcW w:w="600" w:type="dxa"/>
            <w:tcBorders>
              <w:top w:val="nil"/>
              <w:left w:val="nil"/>
              <w:bottom w:val="nil"/>
              <w:right w:val="nil"/>
            </w:tcBorders>
            <w:noWrap/>
            <w:hideMark/>
          </w:tcPr>
          <w:p w14:paraId="2948C2B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w:t>
            </w:r>
          </w:p>
        </w:tc>
      </w:tr>
      <w:tr w:rsidR="00D10658" w:rsidRPr="0077024F" w14:paraId="0BA5267D" w14:textId="77777777" w:rsidTr="00783666">
        <w:trPr>
          <w:trHeight w:val="300"/>
        </w:trPr>
        <w:tc>
          <w:tcPr>
            <w:tcW w:w="2420" w:type="dxa"/>
            <w:tcBorders>
              <w:top w:val="nil"/>
              <w:left w:val="nil"/>
              <w:bottom w:val="nil"/>
              <w:right w:val="nil"/>
            </w:tcBorders>
            <w:noWrap/>
            <w:hideMark/>
          </w:tcPr>
          <w:p w14:paraId="6CBF2CD6"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proofErr w:type="spellStart"/>
            <w:r w:rsidRPr="0077024F">
              <w:rPr>
                <w:rFonts w:ascii="Times New Roman" w:hAnsi="Times New Roman" w:cs="Times New Roman"/>
              </w:rPr>
              <w:t>Perception</w:t>
            </w:r>
            <w:proofErr w:type="spellEnd"/>
          </w:p>
        </w:tc>
        <w:tc>
          <w:tcPr>
            <w:tcW w:w="1700" w:type="dxa"/>
            <w:tcBorders>
              <w:top w:val="nil"/>
              <w:left w:val="nil"/>
              <w:bottom w:val="nil"/>
              <w:right w:val="nil"/>
            </w:tcBorders>
            <w:noWrap/>
            <w:hideMark/>
          </w:tcPr>
          <w:p w14:paraId="7D27FF6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5.73 (0.82)</w:t>
            </w:r>
          </w:p>
        </w:tc>
        <w:tc>
          <w:tcPr>
            <w:tcW w:w="1700" w:type="dxa"/>
            <w:tcBorders>
              <w:top w:val="nil"/>
              <w:left w:val="nil"/>
              <w:bottom w:val="nil"/>
              <w:right w:val="nil"/>
            </w:tcBorders>
            <w:noWrap/>
            <w:hideMark/>
          </w:tcPr>
          <w:p w14:paraId="027E27C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5.77 (1.03)</w:t>
            </w:r>
          </w:p>
        </w:tc>
        <w:tc>
          <w:tcPr>
            <w:tcW w:w="1020" w:type="dxa"/>
            <w:tcBorders>
              <w:top w:val="nil"/>
              <w:left w:val="nil"/>
              <w:bottom w:val="nil"/>
              <w:right w:val="nil"/>
            </w:tcBorders>
            <w:noWrap/>
            <w:hideMark/>
          </w:tcPr>
          <w:p w14:paraId="3CC7CB0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-0.22</w:t>
            </w:r>
          </w:p>
        </w:tc>
        <w:tc>
          <w:tcPr>
            <w:tcW w:w="1020" w:type="dxa"/>
            <w:tcBorders>
              <w:top w:val="nil"/>
              <w:left w:val="nil"/>
              <w:bottom w:val="nil"/>
              <w:right w:val="nil"/>
            </w:tcBorders>
            <w:noWrap/>
            <w:hideMark/>
          </w:tcPr>
          <w:p w14:paraId="57C513C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80.11</w:t>
            </w:r>
          </w:p>
        </w:tc>
        <w:tc>
          <w:tcPr>
            <w:tcW w:w="1020" w:type="dxa"/>
            <w:tcBorders>
              <w:top w:val="nil"/>
              <w:left w:val="nil"/>
              <w:bottom w:val="nil"/>
              <w:right w:val="nil"/>
            </w:tcBorders>
            <w:noWrap/>
            <w:hideMark/>
          </w:tcPr>
          <w:p w14:paraId="3E93AAC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.825</w:t>
            </w:r>
          </w:p>
        </w:tc>
        <w:tc>
          <w:tcPr>
            <w:tcW w:w="1860" w:type="dxa"/>
            <w:tcBorders>
              <w:top w:val="nil"/>
              <w:left w:val="nil"/>
              <w:bottom w:val="nil"/>
              <w:right w:val="nil"/>
            </w:tcBorders>
            <w:noWrap/>
            <w:hideMark/>
          </w:tcPr>
          <w:p w14:paraId="420B821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rPr>
              <w:t>-0.05 [-0.49, 0.39]</w:t>
            </w:r>
          </w:p>
        </w:tc>
        <w:tc>
          <w:tcPr>
            <w:tcW w:w="600" w:type="dxa"/>
            <w:tcBorders>
              <w:top w:val="nil"/>
              <w:left w:val="nil"/>
              <w:bottom w:val="nil"/>
              <w:right w:val="nil"/>
            </w:tcBorders>
            <w:noWrap/>
            <w:hideMark/>
          </w:tcPr>
          <w:p w14:paraId="4E897D9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r>
      <w:tr w:rsidR="00D10658" w:rsidRPr="0077024F" w14:paraId="4B4922A8" w14:textId="77777777" w:rsidTr="00783666">
        <w:trPr>
          <w:trHeight w:val="300"/>
        </w:trPr>
        <w:tc>
          <w:tcPr>
            <w:tcW w:w="2420" w:type="dxa"/>
            <w:tcBorders>
              <w:top w:val="nil"/>
              <w:left w:val="nil"/>
              <w:bottom w:val="nil"/>
              <w:right w:val="nil"/>
            </w:tcBorders>
            <w:noWrap/>
            <w:hideMark/>
          </w:tcPr>
          <w:p w14:paraId="59C24833"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
        </w:tc>
        <w:tc>
          <w:tcPr>
            <w:tcW w:w="1700" w:type="dxa"/>
            <w:tcBorders>
              <w:top w:val="nil"/>
              <w:left w:val="nil"/>
              <w:bottom w:val="nil"/>
              <w:right w:val="nil"/>
            </w:tcBorders>
            <w:noWrap/>
            <w:hideMark/>
          </w:tcPr>
          <w:p w14:paraId="0D58AE9D"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700" w:type="dxa"/>
            <w:tcBorders>
              <w:top w:val="nil"/>
              <w:left w:val="nil"/>
              <w:bottom w:val="nil"/>
              <w:right w:val="nil"/>
            </w:tcBorders>
            <w:noWrap/>
            <w:hideMark/>
          </w:tcPr>
          <w:p w14:paraId="1E2F6799"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1BA612A7"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4D2661BD"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54807E07"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606FC1BC"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3A68386B" w14:textId="77777777" w:rsidR="00D10658" w:rsidRPr="0077024F" w:rsidRDefault="00D10658" w:rsidP="00783666">
            <w:pPr>
              <w:suppressAutoHyphens w:val="0"/>
              <w:spacing w:after="0" w:line="240" w:lineRule="auto"/>
              <w:rPr>
                <w:rFonts w:ascii="Times New Roman" w:eastAsia="Times New Roman" w:hAnsi="Times New Roman" w:cs="Times New Roman"/>
                <w:lang w:eastAsia="de-DE"/>
              </w:rPr>
            </w:pPr>
          </w:p>
        </w:tc>
      </w:tr>
      <w:tr w:rsidR="00D10658" w:rsidRPr="0077024F" w14:paraId="0CBEFB25" w14:textId="77777777" w:rsidTr="00783666">
        <w:trPr>
          <w:trHeight w:val="300"/>
        </w:trPr>
        <w:tc>
          <w:tcPr>
            <w:tcW w:w="2420" w:type="dxa"/>
            <w:tcBorders>
              <w:top w:val="nil"/>
              <w:left w:val="nil"/>
              <w:bottom w:val="nil"/>
              <w:right w:val="nil"/>
            </w:tcBorders>
            <w:noWrap/>
            <w:hideMark/>
          </w:tcPr>
          <w:p w14:paraId="4FC3734D"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r w:rsidRPr="0077024F">
              <w:rPr>
                <w:rFonts w:ascii="Times New Roman" w:hAnsi="Times New Roman" w:cs="Times New Roman"/>
                <w:i/>
              </w:rPr>
              <w:t>PROMS</w:t>
            </w:r>
          </w:p>
        </w:tc>
        <w:tc>
          <w:tcPr>
            <w:tcW w:w="1700" w:type="dxa"/>
            <w:tcBorders>
              <w:top w:val="nil"/>
              <w:left w:val="nil"/>
              <w:bottom w:val="nil"/>
              <w:right w:val="nil"/>
            </w:tcBorders>
            <w:noWrap/>
            <w:hideMark/>
          </w:tcPr>
          <w:p w14:paraId="182B3CDF" w14:textId="77777777" w:rsidR="00D10658" w:rsidRPr="0077024F" w:rsidRDefault="00D10658" w:rsidP="00783666">
            <w:pPr>
              <w:suppressAutoHyphens w:val="0"/>
              <w:spacing w:after="0" w:line="240" w:lineRule="auto"/>
              <w:rPr>
                <w:rFonts w:ascii="Times New Roman" w:eastAsia="Times New Roman" w:hAnsi="Times New Roman" w:cs="Times New Roman"/>
                <w:i/>
                <w:iCs/>
                <w:color w:val="000000"/>
                <w:lang w:eastAsia="de-DE"/>
              </w:rPr>
            </w:pPr>
          </w:p>
        </w:tc>
        <w:tc>
          <w:tcPr>
            <w:tcW w:w="1700" w:type="dxa"/>
            <w:tcBorders>
              <w:top w:val="nil"/>
              <w:left w:val="nil"/>
              <w:bottom w:val="nil"/>
              <w:right w:val="nil"/>
            </w:tcBorders>
            <w:noWrap/>
            <w:hideMark/>
          </w:tcPr>
          <w:p w14:paraId="4DCB001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7FCE69D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2CBF128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020" w:type="dxa"/>
            <w:tcBorders>
              <w:top w:val="nil"/>
              <w:left w:val="nil"/>
              <w:bottom w:val="nil"/>
              <w:right w:val="nil"/>
            </w:tcBorders>
            <w:noWrap/>
            <w:hideMark/>
          </w:tcPr>
          <w:p w14:paraId="3936B284"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1860" w:type="dxa"/>
            <w:tcBorders>
              <w:top w:val="nil"/>
              <w:left w:val="nil"/>
              <w:bottom w:val="nil"/>
              <w:right w:val="nil"/>
            </w:tcBorders>
            <w:noWrap/>
            <w:hideMark/>
          </w:tcPr>
          <w:p w14:paraId="026B33E5"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c>
          <w:tcPr>
            <w:tcW w:w="600" w:type="dxa"/>
            <w:tcBorders>
              <w:top w:val="nil"/>
              <w:left w:val="nil"/>
              <w:bottom w:val="nil"/>
              <w:right w:val="nil"/>
            </w:tcBorders>
            <w:noWrap/>
            <w:hideMark/>
          </w:tcPr>
          <w:p w14:paraId="65B285AC"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234FD961" w14:textId="77777777" w:rsidTr="00783666">
        <w:trPr>
          <w:trHeight w:val="300"/>
        </w:trPr>
        <w:tc>
          <w:tcPr>
            <w:tcW w:w="2420" w:type="dxa"/>
            <w:tcBorders>
              <w:top w:val="nil"/>
              <w:left w:val="nil"/>
              <w:bottom w:val="nil"/>
              <w:right w:val="nil"/>
            </w:tcBorders>
            <w:noWrap/>
            <w:hideMark/>
          </w:tcPr>
          <w:p w14:paraId="15B574E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Pitch</w:t>
            </w:r>
          </w:p>
        </w:tc>
        <w:tc>
          <w:tcPr>
            <w:tcW w:w="1700" w:type="dxa"/>
            <w:tcBorders>
              <w:top w:val="nil"/>
              <w:left w:val="nil"/>
              <w:bottom w:val="nil"/>
              <w:right w:val="nil"/>
            </w:tcBorders>
            <w:noWrap/>
            <w:hideMark/>
          </w:tcPr>
          <w:p w14:paraId="6D51F603"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0.23 (0.08)</w:t>
            </w:r>
          </w:p>
        </w:tc>
        <w:tc>
          <w:tcPr>
            <w:tcW w:w="1700" w:type="dxa"/>
            <w:tcBorders>
              <w:top w:val="nil"/>
              <w:left w:val="nil"/>
              <w:bottom w:val="nil"/>
              <w:right w:val="nil"/>
            </w:tcBorders>
            <w:noWrap/>
            <w:hideMark/>
          </w:tcPr>
          <w:p w14:paraId="7C57D137"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0.24 (0.06)</w:t>
            </w:r>
          </w:p>
        </w:tc>
        <w:tc>
          <w:tcPr>
            <w:tcW w:w="1020" w:type="dxa"/>
            <w:tcBorders>
              <w:top w:val="nil"/>
              <w:left w:val="nil"/>
              <w:bottom w:val="nil"/>
              <w:right w:val="nil"/>
            </w:tcBorders>
            <w:noWrap/>
            <w:hideMark/>
          </w:tcPr>
          <w:p w14:paraId="50021C3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-0.30</w:t>
            </w:r>
          </w:p>
        </w:tc>
        <w:tc>
          <w:tcPr>
            <w:tcW w:w="1020" w:type="dxa"/>
            <w:tcBorders>
              <w:top w:val="nil"/>
              <w:left w:val="nil"/>
              <w:bottom w:val="nil"/>
              <w:right w:val="nil"/>
            </w:tcBorders>
            <w:noWrap/>
            <w:hideMark/>
          </w:tcPr>
          <w:p w14:paraId="7C0095A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82.92</w:t>
            </w:r>
          </w:p>
        </w:tc>
        <w:tc>
          <w:tcPr>
            <w:tcW w:w="1020" w:type="dxa"/>
            <w:tcBorders>
              <w:top w:val="nil"/>
              <w:left w:val="nil"/>
              <w:bottom w:val="nil"/>
              <w:right w:val="nil"/>
            </w:tcBorders>
            <w:noWrap/>
            <w:hideMark/>
          </w:tcPr>
          <w:p w14:paraId="3D7B4D84"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.766</w:t>
            </w:r>
          </w:p>
        </w:tc>
        <w:tc>
          <w:tcPr>
            <w:tcW w:w="1860" w:type="dxa"/>
            <w:tcBorders>
              <w:top w:val="nil"/>
              <w:left w:val="nil"/>
              <w:bottom w:val="nil"/>
              <w:right w:val="nil"/>
            </w:tcBorders>
            <w:noWrap/>
            <w:hideMark/>
          </w:tcPr>
          <w:p w14:paraId="3E598D0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-0.07 [-0.50, 0.37]</w:t>
            </w:r>
          </w:p>
        </w:tc>
        <w:tc>
          <w:tcPr>
            <w:tcW w:w="600" w:type="dxa"/>
            <w:tcBorders>
              <w:top w:val="nil"/>
              <w:left w:val="nil"/>
              <w:bottom w:val="nil"/>
              <w:right w:val="nil"/>
            </w:tcBorders>
            <w:noWrap/>
            <w:hideMark/>
          </w:tcPr>
          <w:p w14:paraId="0C83473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lang w:eastAsia="de-DE"/>
              </w:rPr>
            </w:pPr>
          </w:p>
        </w:tc>
      </w:tr>
      <w:tr w:rsidR="00D10658" w:rsidRPr="0077024F" w14:paraId="53242163" w14:textId="77777777" w:rsidTr="00783666">
        <w:trPr>
          <w:trHeight w:val="300"/>
        </w:trPr>
        <w:tc>
          <w:tcPr>
            <w:tcW w:w="2420" w:type="dxa"/>
            <w:tcBorders>
              <w:top w:val="nil"/>
              <w:left w:val="nil"/>
              <w:bottom w:val="nil"/>
              <w:right w:val="nil"/>
            </w:tcBorders>
            <w:noWrap/>
            <w:hideMark/>
          </w:tcPr>
          <w:p w14:paraId="49533441"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Melody</w:t>
            </w:r>
          </w:p>
        </w:tc>
        <w:tc>
          <w:tcPr>
            <w:tcW w:w="1700" w:type="dxa"/>
            <w:tcBorders>
              <w:top w:val="nil"/>
              <w:left w:val="nil"/>
              <w:bottom w:val="nil"/>
              <w:right w:val="nil"/>
            </w:tcBorders>
            <w:noWrap/>
            <w:hideMark/>
          </w:tcPr>
          <w:p w14:paraId="18088F89"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0.17 (0.10)</w:t>
            </w:r>
          </w:p>
        </w:tc>
        <w:tc>
          <w:tcPr>
            <w:tcW w:w="1700" w:type="dxa"/>
            <w:tcBorders>
              <w:top w:val="nil"/>
              <w:left w:val="nil"/>
              <w:bottom w:val="nil"/>
              <w:right w:val="nil"/>
            </w:tcBorders>
            <w:noWrap/>
            <w:hideMark/>
          </w:tcPr>
          <w:p w14:paraId="1B77402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0.14 (0.10)</w:t>
            </w:r>
          </w:p>
        </w:tc>
        <w:tc>
          <w:tcPr>
            <w:tcW w:w="1020" w:type="dxa"/>
            <w:tcBorders>
              <w:top w:val="nil"/>
              <w:left w:val="nil"/>
              <w:bottom w:val="nil"/>
              <w:right w:val="nil"/>
            </w:tcBorders>
            <w:noWrap/>
            <w:hideMark/>
          </w:tcPr>
          <w:p w14:paraId="48E4F9A6"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1.29</w:t>
            </w:r>
          </w:p>
        </w:tc>
        <w:tc>
          <w:tcPr>
            <w:tcW w:w="1020" w:type="dxa"/>
            <w:tcBorders>
              <w:top w:val="nil"/>
              <w:left w:val="nil"/>
              <w:bottom w:val="nil"/>
              <w:right w:val="nil"/>
            </w:tcBorders>
            <w:noWrap/>
            <w:hideMark/>
          </w:tcPr>
          <w:p w14:paraId="134A3B36"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85.08</w:t>
            </w:r>
          </w:p>
        </w:tc>
        <w:tc>
          <w:tcPr>
            <w:tcW w:w="1020" w:type="dxa"/>
            <w:tcBorders>
              <w:top w:val="nil"/>
              <w:left w:val="nil"/>
              <w:bottom w:val="nil"/>
              <w:right w:val="nil"/>
            </w:tcBorders>
            <w:noWrap/>
            <w:hideMark/>
          </w:tcPr>
          <w:p w14:paraId="21CE3B4B"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.199</w:t>
            </w:r>
          </w:p>
        </w:tc>
        <w:tc>
          <w:tcPr>
            <w:tcW w:w="1860" w:type="dxa"/>
            <w:tcBorders>
              <w:top w:val="nil"/>
              <w:left w:val="nil"/>
              <w:bottom w:val="nil"/>
              <w:right w:val="nil"/>
            </w:tcBorders>
            <w:noWrap/>
            <w:hideMark/>
          </w:tcPr>
          <w:p w14:paraId="7FC57A5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0.28 [-0.15, 0.71]</w:t>
            </w:r>
          </w:p>
        </w:tc>
        <w:tc>
          <w:tcPr>
            <w:tcW w:w="600" w:type="dxa"/>
            <w:tcBorders>
              <w:top w:val="nil"/>
              <w:left w:val="nil"/>
              <w:bottom w:val="nil"/>
              <w:right w:val="nil"/>
            </w:tcBorders>
            <w:noWrap/>
            <w:hideMark/>
          </w:tcPr>
          <w:p w14:paraId="55F27FF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76DF2431" w14:textId="77777777" w:rsidTr="00783666">
        <w:trPr>
          <w:trHeight w:val="300"/>
        </w:trPr>
        <w:tc>
          <w:tcPr>
            <w:tcW w:w="2420" w:type="dxa"/>
            <w:tcBorders>
              <w:top w:val="nil"/>
              <w:left w:val="nil"/>
              <w:bottom w:val="nil"/>
              <w:right w:val="nil"/>
            </w:tcBorders>
            <w:noWrap/>
            <w:hideMark/>
          </w:tcPr>
          <w:p w14:paraId="2C21BA11"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Timbre</w:t>
            </w:r>
          </w:p>
        </w:tc>
        <w:tc>
          <w:tcPr>
            <w:tcW w:w="1700" w:type="dxa"/>
            <w:tcBorders>
              <w:top w:val="nil"/>
              <w:left w:val="nil"/>
              <w:bottom w:val="nil"/>
              <w:right w:val="nil"/>
            </w:tcBorders>
            <w:noWrap/>
            <w:hideMark/>
          </w:tcPr>
          <w:p w14:paraId="24EBF59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0.29 (0.08)</w:t>
            </w:r>
          </w:p>
        </w:tc>
        <w:tc>
          <w:tcPr>
            <w:tcW w:w="1700" w:type="dxa"/>
            <w:tcBorders>
              <w:top w:val="nil"/>
              <w:left w:val="nil"/>
              <w:bottom w:val="nil"/>
              <w:right w:val="nil"/>
            </w:tcBorders>
            <w:noWrap/>
            <w:hideMark/>
          </w:tcPr>
          <w:p w14:paraId="0B3A8744"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0.3 (0.09)</w:t>
            </w:r>
          </w:p>
        </w:tc>
        <w:tc>
          <w:tcPr>
            <w:tcW w:w="1020" w:type="dxa"/>
            <w:tcBorders>
              <w:top w:val="nil"/>
              <w:left w:val="nil"/>
              <w:bottom w:val="nil"/>
              <w:right w:val="nil"/>
            </w:tcBorders>
            <w:noWrap/>
            <w:hideMark/>
          </w:tcPr>
          <w:p w14:paraId="5F63FF8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-0.59</w:t>
            </w:r>
          </w:p>
        </w:tc>
        <w:tc>
          <w:tcPr>
            <w:tcW w:w="1020" w:type="dxa"/>
            <w:tcBorders>
              <w:top w:val="nil"/>
              <w:left w:val="nil"/>
              <w:bottom w:val="nil"/>
              <w:right w:val="nil"/>
            </w:tcBorders>
            <w:noWrap/>
            <w:hideMark/>
          </w:tcPr>
          <w:p w14:paraId="1A4E2D31"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86.00</w:t>
            </w:r>
          </w:p>
        </w:tc>
        <w:tc>
          <w:tcPr>
            <w:tcW w:w="1020" w:type="dxa"/>
            <w:tcBorders>
              <w:top w:val="nil"/>
              <w:left w:val="nil"/>
              <w:bottom w:val="nil"/>
              <w:right w:val="nil"/>
            </w:tcBorders>
            <w:noWrap/>
            <w:hideMark/>
          </w:tcPr>
          <w:p w14:paraId="44287A2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.556</w:t>
            </w:r>
          </w:p>
        </w:tc>
        <w:tc>
          <w:tcPr>
            <w:tcW w:w="1860" w:type="dxa"/>
            <w:tcBorders>
              <w:top w:val="nil"/>
              <w:left w:val="nil"/>
              <w:bottom w:val="nil"/>
              <w:right w:val="nil"/>
            </w:tcBorders>
            <w:noWrap/>
            <w:hideMark/>
          </w:tcPr>
          <w:p w14:paraId="5FE323B3"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-0.13 [-0.55, 0.30]</w:t>
            </w:r>
          </w:p>
        </w:tc>
        <w:tc>
          <w:tcPr>
            <w:tcW w:w="600" w:type="dxa"/>
            <w:tcBorders>
              <w:top w:val="nil"/>
              <w:left w:val="nil"/>
              <w:bottom w:val="nil"/>
              <w:right w:val="nil"/>
            </w:tcBorders>
            <w:noWrap/>
            <w:hideMark/>
          </w:tcPr>
          <w:p w14:paraId="27DD7BB2"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r w:rsidR="00D10658" w:rsidRPr="0077024F" w14:paraId="56E537D7" w14:textId="77777777" w:rsidTr="00783666">
        <w:trPr>
          <w:trHeight w:val="255"/>
        </w:trPr>
        <w:tc>
          <w:tcPr>
            <w:tcW w:w="2420" w:type="dxa"/>
            <w:tcBorders>
              <w:top w:val="nil"/>
              <w:left w:val="nil"/>
              <w:bottom w:val="single" w:sz="4" w:space="0" w:color="auto"/>
              <w:right w:val="nil"/>
            </w:tcBorders>
            <w:noWrap/>
            <w:hideMark/>
          </w:tcPr>
          <w:p w14:paraId="697C656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hAnsi="Times New Roman" w:cs="Times New Roman"/>
              </w:rPr>
              <w:t>Rhythm</w:t>
            </w:r>
          </w:p>
        </w:tc>
        <w:tc>
          <w:tcPr>
            <w:tcW w:w="1700" w:type="dxa"/>
            <w:tcBorders>
              <w:top w:val="nil"/>
              <w:left w:val="nil"/>
              <w:bottom w:val="single" w:sz="4" w:space="0" w:color="auto"/>
              <w:right w:val="nil"/>
            </w:tcBorders>
            <w:noWrap/>
            <w:hideMark/>
          </w:tcPr>
          <w:p w14:paraId="644B3F7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0.31 (0.09)</w:t>
            </w:r>
          </w:p>
        </w:tc>
        <w:tc>
          <w:tcPr>
            <w:tcW w:w="1700" w:type="dxa"/>
            <w:tcBorders>
              <w:top w:val="nil"/>
              <w:left w:val="nil"/>
              <w:bottom w:val="single" w:sz="4" w:space="0" w:color="auto"/>
              <w:right w:val="nil"/>
            </w:tcBorders>
            <w:noWrap/>
            <w:hideMark/>
          </w:tcPr>
          <w:p w14:paraId="35CF9027"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hAnsi="Times New Roman" w:cs="Times New Roman"/>
              </w:rPr>
              <w:t>0.32 (0.09)</w:t>
            </w:r>
          </w:p>
        </w:tc>
        <w:tc>
          <w:tcPr>
            <w:tcW w:w="1020" w:type="dxa"/>
            <w:tcBorders>
              <w:top w:val="nil"/>
              <w:left w:val="nil"/>
              <w:bottom w:val="single" w:sz="4" w:space="0" w:color="auto"/>
              <w:right w:val="nil"/>
            </w:tcBorders>
            <w:noWrap/>
            <w:hideMark/>
          </w:tcPr>
          <w:p w14:paraId="76D9F7AA"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-0.56</w:t>
            </w:r>
          </w:p>
        </w:tc>
        <w:tc>
          <w:tcPr>
            <w:tcW w:w="1020" w:type="dxa"/>
            <w:tcBorders>
              <w:top w:val="nil"/>
              <w:left w:val="nil"/>
              <w:bottom w:val="single" w:sz="4" w:space="0" w:color="auto"/>
              <w:right w:val="nil"/>
            </w:tcBorders>
            <w:noWrap/>
            <w:hideMark/>
          </w:tcPr>
          <w:p w14:paraId="22FF2A3F"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85.13</w:t>
            </w:r>
          </w:p>
        </w:tc>
        <w:tc>
          <w:tcPr>
            <w:tcW w:w="1020" w:type="dxa"/>
            <w:tcBorders>
              <w:top w:val="nil"/>
              <w:left w:val="nil"/>
              <w:bottom w:val="single" w:sz="4" w:space="0" w:color="auto"/>
              <w:right w:val="nil"/>
            </w:tcBorders>
            <w:noWrap/>
            <w:hideMark/>
          </w:tcPr>
          <w:p w14:paraId="3204858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.577</w:t>
            </w:r>
          </w:p>
        </w:tc>
        <w:tc>
          <w:tcPr>
            <w:tcW w:w="1860" w:type="dxa"/>
            <w:tcBorders>
              <w:top w:val="nil"/>
              <w:left w:val="nil"/>
              <w:bottom w:val="single" w:sz="4" w:space="0" w:color="auto"/>
              <w:right w:val="nil"/>
            </w:tcBorders>
            <w:noWrap/>
            <w:hideMark/>
          </w:tcPr>
          <w:p w14:paraId="728399A8"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r w:rsidRPr="0077024F">
              <w:rPr>
                <w:rFonts w:ascii="Times New Roman" w:hAnsi="Times New Roman" w:cs="Times New Roman"/>
              </w:rPr>
              <w:t>-0.12 [-0.55, 0.30]</w:t>
            </w:r>
          </w:p>
        </w:tc>
        <w:tc>
          <w:tcPr>
            <w:tcW w:w="600" w:type="dxa"/>
            <w:tcBorders>
              <w:top w:val="nil"/>
              <w:left w:val="nil"/>
              <w:bottom w:val="single" w:sz="4" w:space="0" w:color="auto"/>
              <w:right w:val="nil"/>
            </w:tcBorders>
            <w:noWrap/>
            <w:hideMark/>
          </w:tcPr>
          <w:p w14:paraId="3DAAA769" w14:textId="77777777" w:rsidR="00D10658" w:rsidRPr="0077024F" w:rsidRDefault="00D10658" w:rsidP="00783666">
            <w:pPr>
              <w:suppressAutoHyphens w:val="0"/>
              <w:spacing w:after="0" w:line="240" w:lineRule="auto"/>
              <w:jc w:val="center"/>
              <w:rPr>
                <w:rFonts w:ascii="Times New Roman" w:eastAsia="Times New Roman" w:hAnsi="Times New Roman" w:cs="Times New Roman"/>
                <w:lang w:eastAsia="de-DE"/>
              </w:rPr>
            </w:pPr>
          </w:p>
        </w:tc>
      </w:tr>
    </w:tbl>
    <w:p w14:paraId="329C24FF" w14:textId="77777777" w:rsidR="00D10658" w:rsidRPr="0077024F" w:rsidRDefault="00D10658" w:rsidP="00D10658">
      <w:pPr>
        <w:rPr>
          <w:rFonts w:ascii="Times New Roman" w:hAnsi="Times New Roman" w:cs="Times New Roman"/>
          <w:iCs/>
          <w:sz w:val="24"/>
          <w:szCs w:val="24"/>
          <w:lang w:val="en-US"/>
        </w:rPr>
      </w:pPr>
    </w:p>
    <w:p w14:paraId="2B442813" w14:textId="22F420A5" w:rsidR="00D10658" w:rsidRPr="0077024F" w:rsidRDefault="00D10658" w:rsidP="00D10658">
      <w:pPr>
        <w:spacing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Note. Descriptive values show mean ratings for the PANAS </w:t>
      </w:r>
      <w:sdt>
        <w:sdtPr>
          <w:rPr>
            <w:rFonts w:ascii="Times New Roman" w:hAnsi="Times New Roman" w:cs="Times New Roman"/>
            <w:i/>
            <w:sz w:val="24"/>
            <w:szCs w:val="24"/>
            <w:lang w:val="en-US"/>
          </w:rPr>
          <w:alias w:val="To edit, see citavi.com/edit"/>
          <w:tag w:val="CitaviPlaceholder#459d0bbb-4dd2-484f-9f6f-44b0b4524d74"/>
          <w:id w:val="117652192"/>
          <w:placeholder>
            <w:docPart w:val="E04ECC53847A4A7BBD92D6445297C36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ODc3NTk5LTMzYTItNDBmOC05OWMzLTFhNjI2ZDEyMWM0OCIsIlJhbmdlTGVuZ3RoIjoyLCJSZWZlcmVuY2VJZCI6IjkyMjVkN2E4LWNiYTEtNDk1MC04OTUzLWEyNWM0NWY3MjU4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jEwMi9aSVMyNDIiLCJVcmlTdHJpbmciOiJodHRwczovL2RvaS5vcmcvMTAuNjEwMi96aXMyND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}</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50</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the Big-Five Domains </w:t>
      </w:r>
      <w:sdt>
        <w:sdtPr>
          <w:rPr>
            <w:rFonts w:ascii="Times New Roman" w:hAnsi="Times New Roman" w:cs="Times New Roman"/>
            <w:i/>
            <w:sz w:val="24"/>
            <w:szCs w:val="24"/>
            <w:lang w:val="en-US"/>
          </w:rPr>
          <w:alias w:val="To edit, see citavi.com/edit"/>
          <w:tag w:val="CitaviPlaceholder#988371d1-5f68-4bd1-ba7b-bfeafafdac95"/>
          <w:id w:val="-816031517"/>
          <w:placeholder>
            <w:docPart w:val="E04ECC53847A4A7BBD92D6445297C36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jEwN2JlLTM4OWItNDgxMS1hNTczLWIxMGNjOTFiZjgwMSIsIlJhbmdlTGVuZ3RoIjoyLCJSZWZlcmVuY2VJZCI6IjBkMmE4OTU3LWIxYWItNDZjZi04YTVhLWRiYzJkZGQwN2I1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3LzEwMTUtNTc1OS9hMDAwNDgxIiwiVXJpU3RyaW5nIjoiaHR0cHM6Ly9kb2kub3JnLzEwLjEwMjcvMTAxNS01NzU5L2EwMDA0OD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48</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 the Gold-MSI </w:t>
      </w:r>
      <w:sdt>
        <w:sdtPr>
          <w:rPr>
            <w:rFonts w:ascii="Times New Roman" w:hAnsi="Times New Roman" w:cs="Times New Roman"/>
            <w:i/>
            <w:sz w:val="24"/>
            <w:szCs w:val="24"/>
            <w:lang w:val="en-US"/>
          </w:rPr>
          <w:alias w:val="To edit, see citavi.com/edit"/>
          <w:tag w:val="CitaviPlaceholder#5d155342-2dc3-43ca-acb5-353c6e6288d1"/>
          <w:id w:val="2046864851"/>
          <w:placeholder>
            <w:docPart w:val="E04ECC53847A4A7BBD92D6445297C36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mI1NTMyLTI0YzctNGVhNC05ZTI0LTM5MmYzZTZiZTY1NyIsIlJhbmdlTGVuZ3RoIjoyLCJSZWZlcmVuY2VJZCI6ImMzMzA1MWUzLTRmMjUtNDYxNy05ZGFlLTQzZjhhZTI5NmQ1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XVsbGVuc2llZmVuXzIwMTQiLCJDaXRhdGlvbktleVVwZGF0ZVR5cGUiOjAsIkNvbGxhYm9yYXRvcnMiOltdLCJEb2kiOiIxMC4xMzcxL2pvdXJuYWwucG9uZS4wMTAxMDk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AxMDkxIiwiVXJpU3RyaW5nIjoiaHR0cHM6Ly9kb2kub3JnLzEwLjEzNzEvam91cm5hbC5wb25lLjAxMDEwO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jg6NTkiLCJNb2RpZmllZEJ5IjoiX0NocmlzdGluZSBOdXNzYmF1bSIsIklkIjoiYzRmNTFmYjgtMjU5Zi00ZWRhLWJjMjUtMDJkMDlkNDEyOWZjIiwiTW9kaWZpZWRPbiI6IjIwMjMtMDMtMDNUMjE6Mjg6NTkiLCJQcm9qZWN0Ijp7IiRyZWYiOiI1In19XSwiTnVtYmVyIjoiMiIsIk9yZ2FuaXphdGlvbnMiOltdLCJPdGhlcnNJbnZvbHZlZCI6W10sIlBhZ2VSYW5nZSI6IjxzcD5cclxuICA8bnM+T21pdDwvbnM+XHJcbiAgPG9zPmU4OTY0Mjwvb3M+XHJcbiAgPHBzPmU4OTY0MjwvcHM+XHJcbjwvc3A+XHJcbjxvcz5lODk2NDI8L29zPiIsIlBlcmlvZGljYWwiOnsiJGlkIjoiMTI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49</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AQ score were calculated based on </w:t>
      </w:r>
      <w:sdt>
        <w:sdtPr>
          <w:rPr>
            <w:rFonts w:ascii="Times New Roman" w:hAnsi="Times New Roman" w:cs="Times New Roman"/>
            <w:i/>
            <w:sz w:val="24"/>
            <w:szCs w:val="24"/>
            <w:lang w:val="en-US"/>
          </w:rPr>
          <w:alias w:val="To edit, see citavi.com/edit"/>
          <w:tag w:val="CitaviPlaceholder#226587dc-431b-4cee-9411-5e70f4e6fa3e"/>
          <w:id w:val="345213775"/>
          <w:placeholder>
            <w:docPart w:val="E04ECC53847A4A7BBD92D6445297C36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djMGMyMjE1LTBiOGItNDEwYS1hN2FmLWIwYTQ2YWU4Y2JjZCIsIkVudHJpZXMiOlt7IiRpZCI6IjIiLCIkdHlwZSI6IlN3aXNzQWNhZGVtaWMuQ2l0YXZpLkNpdGF0aW9ucy5Xb3JkUGxhY2Vob2xkZXJFbnRyeSwgU3dpc3NBY2FkZW1pYy5DaXRhdmkiLCJJZCI6IjUwZWRjOTU0LTFmNTEtNDg1Mi05YWNlLTA5MjJlNGY0ZDc5NCIsIlJhbmdlTGVuZ3RoIjoyLCJSZWZlcmVuY2VJZCI6ImU3NzEwZjFkLWIzYzYtNGVlMS05ZDQyLTIwZmJiZTg4Mjk5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A4MDMtMDA4LTA1MzgteCIsIlVyaVN0cmluZyI6Imh0dHBzOi8vZG9pLm9yZy8xMC4xMDA3L3MxMDgwMy0wMDgtMDUzOC14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mE5MTEzZDE3LWU2NjAtNDQ1Ny1hNzNlLTI5YTEwZmU0OWUzOC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UE1DMjUxNjUzOCIsIlVyaVN0cmluZyI6Imh0dHBzOi8vd3d3Lm5jYmkubmxtLm5paC5nb3YvcG1jL2FydGljbGVzL1BNQzI1MTY1Mz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M2NiMzY4MGYtYjYzMy00ODdkLTgxMjQtNWZkZDEwMjhiYzVmIiwiTW9kaWZpZWRPbiI6IjIwMTktMDItMjFUMTI6NTA6NTQ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ODMwMjAxMyIsIlVyaVN0cmluZyI6Imh0dHA6Ly93d3cubmNiaS5ubG0ubmloLmdvdi9wdWJtZWQvMTgzMDIwMTM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w:t>
      </w:r>
      <w:sdt>
        <w:sdtPr>
          <w:rPr>
            <w:rFonts w:ascii="Times New Roman" w:hAnsi="Times New Roman" w:cs="Times New Roman"/>
            <w:i/>
            <w:sz w:val="24"/>
            <w:szCs w:val="24"/>
            <w:lang w:val="en-US"/>
          </w:rPr>
          <w:alias w:val="To edit, see citavi.com/edit"/>
          <w:tag w:val="CitaviPlaceholder#7c0c2215-0b8b-410a-a7af-b0a46ae8cbcd"/>
          <w:id w:val="1883741347"/>
          <w:placeholder>
            <w:docPart w:val="E04ECC53847A4A7BBD92D6445297C36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IyNjU4N2RjLTQzMWItNGNlZS05NDExLTVlNzBmNGU2ZmEzZSIsIkVudHJpZXMiOlt7IiRpZCI6IjIiLCIkdHlwZSI6IlN3aXNzQWNhZGVtaWMuQ2l0YXZpLkNpdGF0aW9ucy5Xb3JkUGxhY2Vob2xkZXJFbnRyeSwgU3dpc3NBY2FkZW1pYy5DaXRhdmkiLCJJZCI6ImYwYjY2OWFkLTkyY2ItNDdkYi1iNGFlLTlmYWRhMTUwZjA1ZCIsIlJhbmdlTGVuZ3RoIjoyLCJSZWZlcmVuY2VJZCI6ImU3NzEwZjFkLWIzYzYtNGVlMS05ZDQyLTIwZmJiZTg4Mjk5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3MxMDgwMy0wMDgtMDUzOC14IiwiVXJpU3RyaW5nIjoiaHR0cHM6Ly9kb2kub3JnLzEwLjEwMDcvczEwODAzLTAwOC0wNTM4LX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TkxMTNkMTctZTY2MC00NDU3LWE3M2UtMjlhMTBmZTQ5ZTM4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yNTE2NTM4IiwiVXJpU3RyaW5nIjoiaHR0cHM6Ly93d3cubmNiaS5ubG0ubmloLmdvdi9wbWMvYXJ0aWNsZXMvUE1DMjUxNjUz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zY2IzNjgwZi1iNjMzLTQ4N2QtODEyNC01ZmRkMTAyOGJjNWYiLCJNb2RpZmllZE9uIjoiMjAxOS0wMi0yMVQxMjo1MDo1NC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4MzAyMDEzIiwiVXJpU3RyaW5nIjoiaHR0cDovL3d3dy5uY2JpLm5sbS5uaWguZ292L3B1Ym1lZC8xODMwMjAxM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w:t>
      </w:r>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4e8c7543-0c3a-4f62-8bdc-fd089b5281ea"/>
          <w:id w:val="-1940126549"/>
          <w:placeholder>
            <w:docPart w:val="E04ECC53847A4A7BBD92D6445297C36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2VmNzVjY2NmLTExYjItNDg1Ny1iNjI5LTUzY2U3NmNiYjU5NiIsIkVudHJpZXMiOlt7IiRpZCI6IjIiLCIkdHlwZSI6IlN3aXNzQWNhZGVtaWMuQ2l0YXZpLkNpdGF0aW9ucy5Xb3JkUGxhY2Vob2xkZXJFbnRyeSwgU3dpc3NBY2FkZW1pYy5DaXRhdmkiLCJJZCI6IjE2ZGNlNzBjLTBjNDUtNDc0Zi04NDUyLTJiNmNjYzA5ZTk5ZiIsIlJhbmdlTGVuZ3RoIjoyLCJSZWZlcmVuY2VJZCI6IjNjMzFlYjQ0LTFmZWEtNDQ2Ny1hNjUyLTIwMWZjNmVmMGRmO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ef75cccf-11b2-4857-b629-53ce76cbb596"/>
          <w:id w:val="1293561147"/>
          <w:placeholder>
            <w:docPart w:val="E04ECC53847A4A7BBD92D6445297C36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zRlOGM3NTQzLTBjM2EtNGY2Mi04YmRjLWZkMDg5YjUyODFlYSIsIkVudHJpZXMiOlt7IiRpZCI6IjIiLCIkdHlwZSI6IlN3aXNzQWNhZGVtaWMuQ2l0YXZpLkNpdGF0aW9ucy5Xb3JkUGxhY2Vob2xkZXJFbnRyeSwgU3dpc3NBY2FkZW1pYy5DaXRhdmkiLCJJZCI6ImM3N2NjZGRjLTcyNjUtNGI0Ni05OGUxLTQ5ODg5MzVhMDYyMCIsIlJhbmdlTGVuZ3RoIjoyLCJSZWZlcmVuY2VJZCI6IjNjMzFlYjQ0LTFmZWEtNDQ2Ny1hNjUyLTIwMWZjNmVmMGRm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U8L24+XHJcbiAgPGluPnRydWU8L2luPlxyXG4gIDxvcz41PC9vcz5cclxuICA8cHM+NTwvcHM+XHJcbjwvc3A+XHJcbjxlcD5cclxuICA8bj4xNzwvbj5cclxuICA8aW4+dHJ1ZTwvaW4+XHJcbiAgPG9zPjE3PC9vcz5cclxuICA8cHM+MTc8L3BzPlxyXG48L2VwPlxyXG48b3M+NS0xNzwvb3M+IiwiUGVyaW9kaWNhbCI6eyIkaWQiOiIxM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lang w:val="en-US"/>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lang w:val="en-US"/>
        </w:rPr>
        <w:t>.</w:t>
      </w:r>
    </w:p>
    <w:p w14:paraId="70C227C8" w14:textId="77777777" w:rsidR="00D10658" w:rsidRPr="0077024F" w:rsidRDefault="00D10658" w:rsidP="00D10658">
      <w:pPr>
        <w:spacing w:line="480" w:lineRule="auto"/>
        <w:rPr>
          <w:rFonts w:ascii="Times New Roman" w:hAnsi="Times New Roman" w:cs="Times New Roman"/>
          <w:i/>
          <w:sz w:val="24"/>
          <w:szCs w:val="24"/>
          <w:lang w:val="en-US"/>
        </w:rPr>
      </w:pPr>
      <w:r w:rsidRPr="0077024F">
        <w:rPr>
          <w:rFonts w:ascii="Times New Roman" w:hAnsi="Times New Roman" w:cs="Times New Roman"/>
          <w:i/>
          <w:sz w:val="24"/>
          <w:szCs w:val="24"/>
          <w:vertAlign w:val="superscript"/>
          <w:lang w:val="en-US"/>
        </w:rPr>
        <w:lastRenderedPageBreak/>
        <w:t>a</w:t>
      </w:r>
      <w:r w:rsidRPr="0077024F">
        <w:rPr>
          <w:rFonts w:ascii="Times New Roman" w:hAnsi="Times New Roman" w:cs="Times New Roman"/>
          <w:i/>
          <w:sz w:val="24"/>
          <w:szCs w:val="24"/>
          <w:lang w:val="en-US"/>
        </w:rPr>
        <w:t xml:space="preserve"> Note that original degrees of freedom were 86 but were corrected due to unequal variance.</w:t>
      </w:r>
    </w:p>
    <w:p w14:paraId="540E93BB"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Table 2</w:t>
      </w:r>
    </w:p>
    <w:p w14:paraId="4E465336" w14:textId="77777777" w:rsidR="00D10658" w:rsidRPr="0077024F" w:rsidRDefault="00D10658" w:rsidP="00D10658">
      <w:pPr>
        <w:rPr>
          <w:rFonts w:ascii="Times New Roman" w:hAnsi="Times New Roman" w:cs="Times New Roman"/>
          <w:i/>
          <w:lang w:val="en-US"/>
        </w:rPr>
      </w:pPr>
      <w:r w:rsidRPr="0077024F">
        <w:rPr>
          <w:rFonts w:ascii="Times New Roman" w:hAnsi="Times New Roman" w:cs="Times New Roman"/>
          <w:i/>
          <w:lang w:val="en-US"/>
        </w:rPr>
        <w:t xml:space="preserve">Results of the 4 × 3 × 2 mixed-effects ANOVA </w:t>
      </w:r>
      <w:bookmarkStart w:id="73" w:name="_Hlk200467899"/>
      <w:r w:rsidRPr="0077024F">
        <w:rPr>
          <w:rFonts w:ascii="Times New Roman" w:hAnsi="Times New Roman" w:cs="Times New Roman"/>
          <w:i/>
          <w:lang w:val="en-US"/>
        </w:rPr>
        <w:t>on the mean proportion of correct responses</w:t>
      </w:r>
      <w:bookmarkEnd w:id="73"/>
    </w:p>
    <w:tbl>
      <w:tblPr>
        <w:tblW w:w="9340" w:type="dxa"/>
        <w:tblCellMar>
          <w:left w:w="70" w:type="dxa"/>
          <w:right w:w="70" w:type="dxa"/>
        </w:tblCellMar>
        <w:tblLook w:val="04A0" w:firstRow="1" w:lastRow="0" w:firstColumn="1" w:lastColumn="0" w:noHBand="0" w:noVBand="1"/>
      </w:tblPr>
      <w:tblGrid>
        <w:gridCol w:w="3060"/>
        <w:gridCol w:w="760"/>
        <w:gridCol w:w="820"/>
        <w:gridCol w:w="960"/>
        <w:gridCol w:w="700"/>
        <w:gridCol w:w="1840"/>
        <w:gridCol w:w="1200"/>
      </w:tblGrid>
      <w:tr w:rsidR="00D10658" w:rsidRPr="0077024F" w14:paraId="1D6D9C4C" w14:textId="77777777" w:rsidTr="00783666">
        <w:trPr>
          <w:trHeight w:val="300"/>
        </w:trPr>
        <w:tc>
          <w:tcPr>
            <w:tcW w:w="3060" w:type="dxa"/>
            <w:tcBorders>
              <w:top w:val="single" w:sz="4" w:space="0" w:color="auto"/>
              <w:left w:val="nil"/>
              <w:bottom w:val="single" w:sz="4" w:space="0" w:color="auto"/>
              <w:right w:val="nil"/>
            </w:tcBorders>
            <w:noWrap/>
            <w:vAlign w:val="bottom"/>
            <w:hideMark/>
          </w:tcPr>
          <w:p w14:paraId="7AF3162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 </w:t>
            </w:r>
          </w:p>
        </w:tc>
        <w:tc>
          <w:tcPr>
            <w:tcW w:w="760" w:type="dxa"/>
            <w:tcBorders>
              <w:top w:val="single" w:sz="4" w:space="0" w:color="auto"/>
              <w:left w:val="nil"/>
              <w:bottom w:val="single" w:sz="4" w:space="0" w:color="auto"/>
              <w:right w:val="nil"/>
            </w:tcBorders>
            <w:noWrap/>
            <w:vAlign w:val="bottom"/>
            <w:hideMark/>
          </w:tcPr>
          <w:p w14:paraId="5AA4F62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df1</w:t>
            </w:r>
          </w:p>
        </w:tc>
        <w:tc>
          <w:tcPr>
            <w:tcW w:w="820" w:type="dxa"/>
            <w:tcBorders>
              <w:top w:val="single" w:sz="4" w:space="0" w:color="auto"/>
              <w:left w:val="nil"/>
              <w:bottom w:val="single" w:sz="4" w:space="0" w:color="auto"/>
              <w:right w:val="nil"/>
            </w:tcBorders>
            <w:noWrap/>
            <w:vAlign w:val="bottom"/>
            <w:hideMark/>
          </w:tcPr>
          <w:p w14:paraId="05854F35"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df2</w:t>
            </w:r>
          </w:p>
        </w:tc>
        <w:tc>
          <w:tcPr>
            <w:tcW w:w="960" w:type="dxa"/>
            <w:tcBorders>
              <w:top w:val="single" w:sz="4" w:space="0" w:color="auto"/>
              <w:left w:val="nil"/>
              <w:bottom w:val="single" w:sz="4" w:space="0" w:color="auto"/>
              <w:right w:val="nil"/>
            </w:tcBorders>
            <w:noWrap/>
            <w:vAlign w:val="bottom"/>
            <w:hideMark/>
          </w:tcPr>
          <w:p w14:paraId="663C4778"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F</w:t>
            </w:r>
          </w:p>
        </w:tc>
        <w:tc>
          <w:tcPr>
            <w:tcW w:w="700" w:type="dxa"/>
            <w:tcBorders>
              <w:top w:val="single" w:sz="4" w:space="0" w:color="auto"/>
              <w:left w:val="nil"/>
              <w:bottom w:val="single" w:sz="4" w:space="0" w:color="auto"/>
              <w:right w:val="nil"/>
            </w:tcBorders>
            <w:noWrap/>
            <w:vAlign w:val="bottom"/>
            <w:hideMark/>
          </w:tcPr>
          <w:p w14:paraId="318EAEAC"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p</w:t>
            </w:r>
          </w:p>
        </w:tc>
        <w:tc>
          <w:tcPr>
            <w:tcW w:w="1840" w:type="dxa"/>
            <w:tcBorders>
              <w:top w:val="single" w:sz="4" w:space="0" w:color="auto"/>
              <w:left w:val="nil"/>
              <w:bottom w:val="single" w:sz="4" w:space="0" w:color="auto"/>
              <w:right w:val="nil"/>
            </w:tcBorders>
            <w:noWrap/>
            <w:vAlign w:val="bottom"/>
            <w:hideMark/>
          </w:tcPr>
          <w:p w14:paraId="49CFBB6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r w:rsidRPr="0077024F">
              <w:rPr>
                <w:rFonts w:ascii="Times New Roman" w:eastAsia="Times New Roman" w:hAnsi="Times New Roman" w:cs="Times New Roman"/>
                <w:b/>
                <w:bCs/>
                <w:color w:val="000000"/>
                <w:lang w:eastAsia="de-DE"/>
              </w:rPr>
              <w:t>Ω</w:t>
            </w:r>
            <w:r w:rsidRPr="0077024F">
              <w:rPr>
                <w:rFonts w:ascii="Times New Roman" w:eastAsia="Times New Roman" w:hAnsi="Times New Roman" w:cs="Times New Roman"/>
                <w:b/>
                <w:bCs/>
                <w:color w:val="000000"/>
                <w:vertAlign w:val="subscript"/>
                <w:lang w:eastAsia="de-DE"/>
              </w:rPr>
              <w:t>p</w:t>
            </w:r>
            <w:r w:rsidRPr="0077024F">
              <w:rPr>
                <w:rFonts w:ascii="Times New Roman" w:eastAsia="Times New Roman" w:hAnsi="Times New Roman" w:cs="Times New Roman"/>
                <w:b/>
                <w:bCs/>
                <w:color w:val="000000"/>
                <w:vertAlign w:val="superscript"/>
                <w:lang w:eastAsia="de-DE"/>
              </w:rPr>
              <w:t>2</w:t>
            </w:r>
            <w:r w:rsidRPr="0077024F">
              <w:rPr>
                <w:rFonts w:ascii="Times New Roman" w:eastAsia="Times New Roman" w:hAnsi="Times New Roman" w:cs="Times New Roman"/>
                <w:b/>
                <w:bCs/>
                <w:color w:val="000000"/>
                <w:lang w:eastAsia="de-DE"/>
              </w:rPr>
              <w:t xml:space="preserve"> [95%-CI]</w:t>
            </w:r>
          </w:p>
        </w:tc>
        <w:tc>
          <w:tcPr>
            <w:tcW w:w="1200" w:type="dxa"/>
            <w:tcBorders>
              <w:top w:val="single" w:sz="4" w:space="0" w:color="auto"/>
              <w:left w:val="nil"/>
              <w:bottom w:val="single" w:sz="4" w:space="0" w:color="auto"/>
              <w:right w:val="nil"/>
            </w:tcBorders>
            <w:noWrap/>
            <w:vAlign w:val="bottom"/>
            <w:hideMark/>
          </w:tcPr>
          <w:p w14:paraId="41560E41"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eastAsia="de-DE"/>
              </w:rPr>
            </w:pPr>
            <w:proofErr w:type="spellStart"/>
            <w:r w:rsidRPr="0077024F">
              <w:rPr>
                <w:rFonts w:ascii="Times New Roman" w:hAnsi="Times New Roman" w:cs="Times New Roman"/>
                <w:b/>
                <w:i/>
                <w:iCs/>
                <w:sz w:val="23"/>
                <w:szCs w:val="23"/>
              </w:rPr>
              <w:t>ε</w:t>
            </w:r>
            <w:r w:rsidRPr="0077024F">
              <w:rPr>
                <w:rFonts w:ascii="Times New Roman" w:hAnsi="Times New Roman" w:cs="Times New Roman"/>
                <w:b/>
                <w:sz w:val="16"/>
                <w:szCs w:val="16"/>
                <w:vertAlign w:val="subscript"/>
              </w:rPr>
              <w:t>HF</w:t>
            </w:r>
            <w:proofErr w:type="spellEnd"/>
            <w:r w:rsidRPr="0077024F">
              <w:rPr>
                <w:rFonts w:ascii="Times New Roman" w:hAnsi="Times New Roman" w:cs="Times New Roman"/>
                <w:b/>
                <w:sz w:val="16"/>
                <w:szCs w:val="16"/>
              </w:rPr>
              <w:t xml:space="preserve"> </w:t>
            </w:r>
          </w:p>
        </w:tc>
      </w:tr>
      <w:tr w:rsidR="00D10658" w:rsidRPr="0077024F" w14:paraId="0F3A020C" w14:textId="77777777" w:rsidTr="00783666">
        <w:trPr>
          <w:trHeight w:val="300"/>
        </w:trPr>
        <w:tc>
          <w:tcPr>
            <w:tcW w:w="3060" w:type="dxa"/>
            <w:tcBorders>
              <w:top w:val="nil"/>
              <w:left w:val="nil"/>
              <w:bottom w:val="nil"/>
              <w:right w:val="nil"/>
            </w:tcBorders>
            <w:noWrap/>
            <w:vAlign w:val="bottom"/>
            <w:hideMark/>
          </w:tcPr>
          <w:p w14:paraId="1111CA6E"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Group</w:t>
            </w:r>
          </w:p>
        </w:tc>
        <w:tc>
          <w:tcPr>
            <w:tcW w:w="760" w:type="dxa"/>
            <w:tcBorders>
              <w:top w:val="nil"/>
              <w:left w:val="nil"/>
              <w:bottom w:val="nil"/>
              <w:right w:val="nil"/>
            </w:tcBorders>
            <w:noWrap/>
            <w:vAlign w:val="bottom"/>
            <w:hideMark/>
          </w:tcPr>
          <w:p w14:paraId="728FA7F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w:t>
            </w:r>
          </w:p>
        </w:tc>
        <w:tc>
          <w:tcPr>
            <w:tcW w:w="820" w:type="dxa"/>
            <w:tcBorders>
              <w:top w:val="nil"/>
              <w:left w:val="nil"/>
              <w:bottom w:val="nil"/>
              <w:right w:val="nil"/>
            </w:tcBorders>
            <w:noWrap/>
            <w:vAlign w:val="bottom"/>
            <w:hideMark/>
          </w:tcPr>
          <w:p w14:paraId="0C2C807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86</w:t>
            </w:r>
          </w:p>
        </w:tc>
        <w:tc>
          <w:tcPr>
            <w:tcW w:w="960" w:type="dxa"/>
            <w:tcBorders>
              <w:top w:val="nil"/>
              <w:left w:val="nil"/>
              <w:bottom w:val="nil"/>
              <w:right w:val="nil"/>
            </w:tcBorders>
            <w:noWrap/>
            <w:vAlign w:val="bottom"/>
            <w:hideMark/>
          </w:tcPr>
          <w:p w14:paraId="2247EEF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0.38</w:t>
            </w:r>
          </w:p>
        </w:tc>
        <w:tc>
          <w:tcPr>
            <w:tcW w:w="700" w:type="dxa"/>
            <w:tcBorders>
              <w:top w:val="nil"/>
              <w:left w:val="nil"/>
              <w:bottom w:val="nil"/>
              <w:right w:val="nil"/>
            </w:tcBorders>
            <w:noWrap/>
            <w:vAlign w:val="bottom"/>
            <w:hideMark/>
          </w:tcPr>
          <w:p w14:paraId="3CA7BFB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.542</w:t>
            </w:r>
          </w:p>
        </w:tc>
        <w:tc>
          <w:tcPr>
            <w:tcW w:w="1840" w:type="dxa"/>
            <w:tcBorders>
              <w:top w:val="nil"/>
              <w:left w:val="nil"/>
              <w:bottom w:val="nil"/>
              <w:right w:val="nil"/>
            </w:tcBorders>
            <w:noWrap/>
            <w:vAlign w:val="bottom"/>
            <w:hideMark/>
          </w:tcPr>
          <w:p w14:paraId="0A71BF1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.00 [.00, .01]</w:t>
            </w:r>
          </w:p>
        </w:tc>
        <w:tc>
          <w:tcPr>
            <w:tcW w:w="1200" w:type="dxa"/>
            <w:tcBorders>
              <w:top w:val="nil"/>
              <w:left w:val="nil"/>
              <w:bottom w:val="nil"/>
              <w:right w:val="nil"/>
            </w:tcBorders>
            <w:noWrap/>
            <w:vAlign w:val="bottom"/>
            <w:hideMark/>
          </w:tcPr>
          <w:p w14:paraId="48BCD4B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7612BA44" w14:textId="77777777" w:rsidTr="00783666">
        <w:trPr>
          <w:trHeight w:val="300"/>
        </w:trPr>
        <w:tc>
          <w:tcPr>
            <w:tcW w:w="3060" w:type="dxa"/>
            <w:tcBorders>
              <w:top w:val="nil"/>
              <w:left w:val="nil"/>
              <w:bottom w:val="nil"/>
              <w:right w:val="nil"/>
            </w:tcBorders>
            <w:noWrap/>
            <w:vAlign w:val="bottom"/>
            <w:hideMark/>
          </w:tcPr>
          <w:p w14:paraId="3F6D405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Emotion</w:t>
            </w:r>
          </w:p>
        </w:tc>
        <w:tc>
          <w:tcPr>
            <w:tcW w:w="760" w:type="dxa"/>
            <w:tcBorders>
              <w:top w:val="nil"/>
              <w:left w:val="nil"/>
              <w:bottom w:val="nil"/>
              <w:right w:val="nil"/>
            </w:tcBorders>
            <w:noWrap/>
            <w:vAlign w:val="bottom"/>
            <w:hideMark/>
          </w:tcPr>
          <w:p w14:paraId="5D4AAD2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3</w:t>
            </w:r>
          </w:p>
        </w:tc>
        <w:tc>
          <w:tcPr>
            <w:tcW w:w="820" w:type="dxa"/>
            <w:tcBorders>
              <w:top w:val="nil"/>
              <w:left w:val="nil"/>
              <w:bottom w:val="nil"/>
              <w:right w:val="nil"/>
            </w:tcBorders>
            <w:noWrap/>
            <w:vAlign w:val="bottom"/>
            <w:hideMark/>
          </w:tcPr>
          <w:p w14:paraId="14E1F06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258</w:t>
            </w:r>
          </w:p>
        </w:tc>
        <w:tc>
          <w:tcPr>
            <w:tcW w:w="960" w:type="dxa"/>
            <w:tcBorders>
              <w:top w:val="nil"/>
              <w:left w:val="nil"/>
              <w:bottom w:val="nil"/>
              <w:right w:val="nil"/>
            </w:tcBorders>
            <w:noWrap/>
            <w:vAlign w:val="bottom"/>
            <w:hideMark/>
          </w:tcPr>
          <w:p w14:paraId="3ACFCE6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72.43</w:t>
            </w:r>
          </w:p>
        </w:tc>
        <w:tc>
          <w:tcPr>
            <w:tcW w:w="700" w:type="dxa"/>
            <w:tcBorders>
              <w:top w:val="nil"/>
              <w:left w:val="nil"/>
              <w:bottom w:val="nil"/>
              <w:right w:val="nil"/>
            </w:tcBorders>
            <w:noWrap/>
            <w:vAlign w:val="bottom"/>
            <w:hideMark/>
          </w:tcPr>
          <w:p w14:paraId="512ED18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&lt;.001</w:t>
            </w:r>
          </w:p>
        </w:tc>
        <w:tc>
          <w:tcPr>
            <w:tcW w:w="1840" w:type="dxa"/>
            <w:tcBorders>
              <w:top w:val="nil"/>
              <w:left w:val="nil"/>
              <w:bottom w:val="nil"/>
              <w:right w:val="nil"/>
            </w:tcBorders>
            <w:noWrap/>
            <w:vAlign w:val="bottom"/>
            <w:hideMark/>
          </w:tcPr>
          <w:p w14:paraId="0C2864F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.45 [.36, .52]</w:t>
            </w:r>
          </w:p>
        </w:tc>
        <w:tc>
          <w:tcPr>
            <w:tcW w:w="1200" w:type="dxa"/>
            <w:tcBorders>
              <w:top w:val="nil"/>
              <w:left w:val="nil"/>
              <w:bottom w:val="nil"/>
              <w:right w:val="nil"/>
            </w:tcBorders>
            <w:noWrap/>
            <w:vAlign w:val="bottom"/>
            <w:hideMark/>
          </w:tcPr>
          <w:p w14:paraId="04B6DB9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42960C21" w14:textId="77777777" w:rsidTr="00783666">
        <w:trPr>
          <w:trHeight w:val="300"/>
        </w:trPr>
        <w:tc>
          <w:tcPr>
            <w:tcW w:w="3060" w:type="dxa"/>
            <w:tcBorders>
              <w:top w:val="nil"/>
              <w:left w:val="nil"/>
              <w:bottom w:val="nil"/>
              <w:right w:val="nil"/>
            </w:tcBorders>
            <w:noWrap/>
            <w:vAlign w:val="bottom"/>
            <w:hideMark/>
          </w:tcPr>
          <w:p w14:paraId="4780CC6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Morph Type</w:t>
            </w:r>
          </w:p>
        </w:tc>
        <w:tc>
          <w:tcPr>
            <w:tcW w:w="760" w:type="dxa"/>
            <w:tcBorders>
              <w:top w:val="nil"/>
              <w:left w:val="nil"/>
              <w:bottom w:val="nil"/>
              <w:right w:val="nil"/>
            </w:tcBorders>
            <w:noWrap/>
            <w:vAlign w:val="bottom"/>
            <w:hideMark/>
          </w:tcPr>
          <w:p w14:paraId="332F1FA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w:t>
            </w:r>
          </w:p>
        </w:tc>
        <w:tc>
          <w:tcPr>
            <w:tcW w:w="820" w:type="dxa"/>
            <w:tcBorders>
              <w:top w:val="nil"/>
              <w:left w:val="nil"/>
              <w:bottom w:val="nil"/>
              <w:right w:val="nil"/>
            </w:tcBorders>
            <w:noWrap/>
            <w:vAlign w:val="bottom"/>
            <w:hideMark/>
          </w:tcPr>
          <w:p w14:paraId="31DF24E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172</w:t>
            </w:r>
          </w:p>
        </w:tc>
        <w:tc>
          <w:tcPr>
            <w:tcW w:w="960" w:type="dxa"/>
            <w:tcBorders>
              <w:top w:val="nil"/>
              <w:left w:val="nil"/>
              <w:bottom w:val="nil"/>
              <w:right w:val="nil"/>
            </w:tcBorders>
            <w:noWrap/>
            <w:vAlign w:val="bottom"/>
            <w:hideMark/>
          </w:tcPr>
          <w:p w14:paraId="5896E7A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768.93</w:t>
            </w:r>
          </w:p>
        </w:tc>
        <w:tc>
          <w:tcPr>
            <w:tcW w:w="700" w:type="dxa"/>
            <w:tcBorders>
              <w:top w:val="nil"/>
              <w:left w:val="nil"/>
              <w:bottom w:val="nil"/>
              <w:right w:val="nil"/>
            </w:tcBorders>
            <w:noWrap/>
            <w:vAlign w:val="bottom"/>
            <w:hideMark/>
          </w:tcPr>
          <w:p w14:paraId="30423E6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&lt;.001</w:t>
            </w:r>
          </w:p>
        </w:tc>
        <w:tc>
          <w:tcPr>
            <w:tcW w:w="1840" w:type="dxa"/>
            <w:tcBorders>
              <w:top w:val="nil"/>
              <w:left w:val="nil"/>
              <w:bottom w:val="nil"/>
              <w:right w:val="nil"/>
            </w:tcBorders>
            <w:noWrap/>
            <w:vAlign w:val="bottom"/>
            <w:hideMark/>
          </w:tcPr>
          <w:p w14:paraId="785FA5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.90 [.87, .92]</w:t>
            </w:r>
          </w:p>
        </w:tc>
        <w:tc>
          <w:tcPr>
            <w:tcW w:w="1200" w:type="dxa"/>
            <w:tcBorders>
              <w:top w:val="nil"/>
              <w:left w:val="nil"/>
              <w:bottom w:val="nil"/>
              <w:right w:val="nil"/>
            </w:tcBorders>
            <w:noWrap/>
            <w:vAlign w:val="bottom"/>
            <w:hideMark/>
          </w:tcPr>
          <w:p w14:paraId="08626A5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sz w:val="23"/>
                <w:szCs w:val="23"/>
              </w:rPr>
              <w:t>.741</w:t>
            </w:r>
          </w:p>
        </w:tc>
      </w:tr>
      <w:tr w:rsidR="00D10658" w:rsidRPr="0077024F" w14:paraId="564CC21B" w14:textId="77777777" w:rsidTr="00783666">
        <w:trPr>
          <w:trHeight w:val="300"/>
        </w:trPr>
        <w:tc>
          <w:tcPr>
            <w:tcW w:w="3060" w:type="dxa"/>
            <w:tcBorders>
              <w:top w:val="nil"/>
              <w:left w:val="nil"/>
              <w:bottom w:val="nil"/>
              <w:right w:val="nil"/>
            </w:tcBorders>
            <w:noWrap/>
            <w:vAlign w:val="bottom"/>
            <w:hideMark/>
          </w:tcPr>
          <w:p w14:paraId="115C323F"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Group x Emotion</w:t>
            </w:r>
          </w:p>
        </w:tc>
        <w:tc>
          <w:tcPr>
            <w:tcW w:w="760" w:type="dxa"/>
            <w:tcBorders>
              <w:top w:val="nil"/>
              <w:left w:val="nil"/>
              <w:bottom w:val="nil"/>
              <w:right w:val="nil"/>
            </w:tcBorders>
            <w:noWrap/>
            <w:vAlign w:val="bottom"/>
            <w:hideMark/>
          </w:tcPr>
          <w:p w14:paraId="19004FB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3</w:t>
            </w:r>
          </w:p>
        </w:tc>
        <w:tc>
          <w:tcPr>
            <w:tcW w:w="820" w:type="dxa"/>
            <w:tcBorders>
              <w:top w:val="nil"/>
              <w:left w:val="nil"/>
              <w:bottom w:val="nil"/>
              <w:right w:val="nil"/>
            </w:tcBorders>
            <w:noWrap/>
            <w:vAlign w:val="bottom"/>
            <w:hideMark/>
          </w:tcPr>
          <w:p w14:paraId="3BFED52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258</w:t>
            </w:r>
          </w:p>
        </w:tc>
        <w:tc>
          <w:tcPr>
            <w:tcW w:w="960" w:type="dxa"/>
            <w:tcBorders>
              <w:top w:val="nil"/>
              <w:left w:val="nil"/>
              <w:bottom w:val="nil"/>
              <w:right w:val="nil"/>
            </w:tcBorders>
            <w:noWrap/>
            <w:vAlign w:val="bottom"/>
            <w:hideMark/>
          </w:tcPr>
          <w:p w14:paraId="3A432EE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2.14</w:t>
            </w:r>
          </w:p>
        </w:tc>
        <w:tc>
          <w:tcPr>
            <w:tcW w:w="700" w:type="dxa"/>
            <w:tcBorders>
              <w:top w:val="nil"/>
              <w:left w:val="nil"/>
              <w:bottom w:val="nil"/>
              <w:right w:val="nil"/>
            </w:tcBorders>
            <w:noWrap/>
            <w:vAlign w:val="bottom"/>
            <w:hideMark/>
          </w:tcPr>
          <w:p w14:paraId="3E6C0F1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.095</w:t>
            </w:r>
          </w:p>
        </w:tc>
        <w:tc>
          <w:tcPr>
            <w:tcW w:w="1840" w:type="dxa"/>
            <w:tcBorders>
              <w:top w:val="nil"/>
              <w:left w:val="nil"/>
              <w:bottom w:val="nil"/>
              <w:right w:val="nil"/>
            </w:tcBorders>
            <w:noWrap/>
            <w:vAlign w:val="bottom"/>
            <w:hideMark/>
          </w:tcPr>
          <w:p w14:paraId="528AD84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.01 [.00, .04]</w:t>
            </w:r>
          </w:p>
        </w:tc>
        <w:tc>
          <w:tcPr>
            <w:tcW w:w="1200" w:type="dxa"/>
            <w:tcBorders>
              <w:top w:val="nil"/>
              <w:left w:val="nil"/>
              <w:bottom w:val="nil"/>
              <w:right w:val="nil"/>
            </w:tcBorders>
            <w:noWrap/>
            <w:vAlign w:val="bottom"/>
            <w:hideMark/>
          </w:tcPr>
          <w:p w14:paraId="3397816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353FEFB2" w14:textId="77777777" w:rsidTr="00783666">
        <w:trPr>
          <w:trHeight w:val="300"/>
        </w:trPr>
        <w:tc>
          <w:tcPr>
            <w:tcW w:w="3060" w:type="dxa"/>
            <w:tcBorders>
              <w:top w:val="nil"/>
              <w:left w:val="nil"/>
              <w:bottom w:val="nil"/>
              <w:right w:val="nil"/>
            </w:tcBorders>
            <w:noWrap/>
            <w:vAlign w:val="bottom"/>
            <w:hideMark/>
          </w:tcPr>
          <w:p w14:paraId="59BF76A6"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Group x Morph Type</w:t>
            </w:r>
          </w:p>
        </w:tc>
        <w:tc>
          <w:tcPr>
            <w:tcW w:w="760" w:type="dxa"/>
            <w:tcBorders>
              <w:top w:val="nil"/>
              <w:left w:val="nil"/>
              <w:bottom w:val="nil"/>
              <w:right w:val="nil"/>
            </w:tcBorders>
            <w:noWrap/>
            <w:vAlign w:val="bottom"/>
            <w:hideMark/>
          </w:tcPr>
          <w:p w14:paraId="2137AD4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w:t>
            </w:r>
          </w:p>
        </w:tc>
        <w:tc>
          <w:tcPr>
            <w:tcW w:w="820" w:type="dxa"/>
            <w:tcBorders>
              <w:top w:val="nil"/>
              <w:left w:val="nil"/>
              <w:bottom w:val="nil"/>
              <w:right w:val="nil"/>
            </w:tcBorders>
            <w:noWrap/>
            <w:vAlign w:val="bottom"/>
            <w:hideMark/>
          </w:tcPr>
          <w:p w14:paraId="6FFF30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172</w:t>
            </w:r>
          </w:p>
        </w:tc>
        <w:tc>
          <w:tcPr>
            <w:tcW w:w="960" w:type="dxa"/>
            <w:tcBorders>
              <w:top w:val="nil"/>
              <w:left w:val="nil"/>
              <w:bottom w:val="nil"/>
              <w:right w:val="nil"/>
            </w:tcBorders>
            <w:noWrap/>
            <w:vAlign w:val="bottom"/>
            <w:hideMark/>
          </w:tcPr>
          <w:p w14:paraId="2BF9F81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0.36</w:t>
            </w:r>
          </w:p>
        </w:tc>
        <w:tc>
          <w:tcPr>
            <w:tcW w:w="700" w:type="dxa"/>
            <w:tcBorders>
              <w:top w:val="nil"/>
              <w:left w:val="nil"/>
              <w:bottom w:val="nil"/>
              <w:right w:val="nil"/>
            </w:tcBorders>
            <w:noWrap/>
            <w:vAlign w:val="bottom"/>
            <w:hideMark/>
          </w:tcPr>
          <w:p w14:paraId="2FAF759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.635</w:t>
            </w:r>
          </w:p>
        </w:tc>
        <w:tc>
          <w:tcPr>
            <w:tcW w:w="1840" w:type="dxa"/>
            <w:tcBorders>
              <w:top w:val="nil"/>
              <w:left w:val="nil"/>
              <w:bottom w:val="nil"/>
              <w:right w:val="nil"/>
            </w:tcBorders>
            <w:noWrap/>
            <w:vAlign w:val="bottom"/>
            <w:hideMark/>
          </w:tcPr>
          <w:p w14:paraId="793E85D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.00 [.00, .01]</w:t>
            </w:r>
          </w:p>
        </w:tc>
        <w:tc>
          <w:tcPr>
            <w:tcW w:w="1200" w:type="dxa"/>
            <w:tcBorders>
              <w:top w:val="nil"/>
              <w:left w:val="nil"/>
              <w:bottom w:val="nil"/>
              <w:right w:val="nil"/>
            </w:tcBorders>
            <w:noWrap/>
            <w:vAlign w:val="bottom"/>
            <w:hideMark/>
          </w:tcPr>
          <w:p w14:paraId="6EA118C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r w:rsidR="00D10658" w:rsidRPr="0077024F" w14:paraId="14FD28FB" w14:textId="77777777" w:rsidTr="00783666">
        <w:trPr>
          <w:trHeight w:val="300"/>
        </w:trPr>
        <w:tc>
          <w:tcPr>
            <w:tcW w:w="3060" w:type="dxa"/>
            <w:tcBorders>
              <w:top w:val="nil"/>
              <w:left w:val="nil"/>
              <w:right w:val="nil"/>
            </w:tcBorders>
            <w:noWrap/>
            <w:vAlign w:val="bottom"/>
            <w:hideMark/>
          </w:tcPr>
          <w:p w14:paraId="70DB4711"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Emotion x Morph Type</w:t>
            </w:r>
          </w:p>
        </w:tc>
        <w:tc>
          <w:tcPr>
            <w:tcW w:w="760" w:type="dxa"/>
            <w:tcBorders>
              <w:top w:val="nil"/>
              <w:left w:val="nil"/>
              <w:right w:val="nil"/>
            </w:tcBorders>
            <w:noWrap/>
            <w:vAlign w:val="bottom"/>
            <w:hideMark/>
          </w:tcPr>
          <w:p w14:paraId="27425B5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6</w:t>
            </w:r>
          </w:p>
        </w:tc>
        <w:tc>
          <w:tcPr>
            <w:tcW w:w="820" w:type="dxa"/>
            <w:tcBorders>
              <w:top w:val="nil"/>
              <w:left w:val="nil"/>
              <w:right w:val="nil"/>
            </w:tcBorders>
            <w:noWrap/>
            <w:vAlign w:val="bottom"/>
            <w:hideMark/>
          </w:tcPr>
          <w:p w14:paraId="37B74F0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516</w:t>
            </w:r>
          </w:p>
        </w:tc>
        <w:tc>
          <w:tcPr>
            <w:tcW w:w="960" w:type="dxa"/>
            <w:tcBorders>
              <w:top w:val="nil"/>
              <w:left w:val="nil"/>
              <w:right w:val="nil"/>
            </w:tcBorders>
            <w:noWrap/>
            <w:vAlign w:val="bottom"/>
            <w:hideMark/>
          </w:tcPr>
          <w:p w14:paraId="0E60B13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22.78</w:t>
            </w:r>
          </w:p>
        </w:tc>
        <w:tc>
          <w:tcPr>
            <w:tcW w:w="700" w:type="dxa"/>
            <w:tcBorders>
              <w:top w:val="nil"/>
              <w:left w:val="nil"/>
              <w:right w:val="nil"/>
            </w:tcBorders>
            <w:noWrap/>
            <w:vAlign w:val="bottom"/>
            <w:hideMark/>
          </w:tcPr>
          <w:p w14:paraId="2E7C533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&lt;.001</w:t>
            </w:r>
          </w:p>
        </w:tc>
        <w:tc>
          <w:tcPr>
            <w:tcW w:w="1840" w:type="dxa"/>
            <w:tcBorders>
              <w:top w:val="nil"/>
              <w:left w:val="nil"/>
              <w:right w:val="nil"/>
            </w:tcBorders>
            <w:noWrap/>
            <w:vAlign w:val="bottom"/>
            <w:hideMark/>
          </w:tcPr>
          <w:p w14:paraId="7292427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.20 [.14 .25]</w:t>
            </w:r>
          </w:p>
        </w:tc>
        <w:tc>
          <w:tcPr>
            <w:tcW w:w="1200" w:type="dxa"/>
            <w:tcBorders>
              <w:top w:val="nil"/>
              <w:left w:val="nil"/>
              <w:right w:val="nil"/>
            </w:tcBorders>
            <w:noWrap/>
            <w:vAlign w:val="bottom"/>
            <w:hideMark/>
          </w:tcPr>
          <w:p w14:paraId="700BEFD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hAnsi="Times New Roman" w:cs="Times New Roman"/>
                <w:sz w:val="23"/>
                <w:szCs w:val="23"/>
              </w:rPr>
              <w:t>.827</w:t>
            </w:r>
          </w:p>
        </w:tc>
      </w:tr>
      <w:tr w:rsidR="00D10658" w:rsidRPr="0077024F" w14:paraId="1CF3ADF9" w14:textId="77777777" w:rsidTr="00783666">
        <w:trPr>
          <w:trHeight w:val="300"/>
        </w:trPr>
        <w:tc>
          <w:tcPr>
            <w:tcW w:w="3060" w:type="dxa"/>
            <w:tcBorders>
              <w:top w:val="nil"/>
              <w:left w:val="nil"/>
              <w:bottom w:val="single" w:sz="4" w:space="0" w:color="auto"/>
              <w:right w:val="nil"/>
            </w:tcBorders>
            <w:noWrap/>
            <w:vAlign w:val="bottom"/>
            <w:hideMark/>
          </w:tcPr>
          <w:p w14:paraId="4F19F43B"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Emotion x Morph Type</w:t>
            </w:r>
          </w:p>
        </w:tc>
        <w:tc>
          <w:tcPr>
            <w:tcW w:w="760" w:type="dxa"/>
            <w:tcBorders>
              <w:top w:val="nil"/>
              <w:left w:val="nil"/>
              <w:bottom w:val="single" w:sz="4" w:space="0" w:color="auto"/>
              <w:right w:val="nil"/>
            </w:tcBorders>
            <w:noWrap/>
            <w:vAlign w:val="bottom"/>
            <w:hideMark/>
          </w:tcPr>
          <w:p w14:paraId="31BB6D7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6</w:t>
            </w:r>
          </w:p>
        </w:tc>
        <w:tc>
          <w:tcPr>
            <w:tcW w:w="820" w:type="dxa"/>
            <w:tcBorders>
              <w:top w:val="nil"/>
              <w:left w:val="nil"/>
              <w:bottom w:val="single" w:sz="4" w:space="0" w:color="auto"/>
              <w:right w:val="nil"/>
            </w:tcBorders>
            <w:noWrap/>
            <w:vAlign w:val="bottom"/>
            <w:hideMark/>
          </w:tcPr>
          <w:p w14:paraId="7E63A65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516</w:t>
            </w:r>
          </w:p>
        </w:tc>
        <w:tc>
          <w:tcPr>
            <w:tcW w:w="960" w:type="dxa"/>
            <w:tcBorders>
              <w:top w:val="nil"/>
              <w:left w:val="nil"/>
              <w:bottom w:val="single" w:sz="4" w:space="0" w:color="auto"/>
              <w:right w:val="nil"/>
            </w:tcBorders>
            <w:noWrap/>
            <w:vAlign w:val="bottom"/>
            <w:hideMark/>
          </w:tcPr>
          <w:p w14:paraId="4FF0C9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1.33</w:t>
            </w:r>
          </w:p>
        </w:tc>
        <w:tc>
          <w:tcPr>
            <w:tcW w:w="700" w:type="dxa"/>
            <w:tcBorders>
              <w:top w:val="nil"/>
              <w:left w:val="nil"/>
              <w:bottom w:val="single" w:sz="4" w:space="0" w:color="auto"/>
              <w:right w:val="nil"/>
            </w:tcBorders>
            <w:noWrap/>
            <w:vAlign w:val="bottom"/>
            <w:hideMark/>
          </w:tcPr>
          <w:p w14:paraId="636FC77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.249</w:t>
            </w:r>
          </w:p>
        </w:tc>
        <w:tc>
          <w:tcPr>
            <w:tcW w:w="1840" w:type="dxa"/>
            <w:tcBorders>
              <w:top w:val="nil"/>
              <w:left w:val="nil"/>
              <w:bottom w:val="single" w:sz="4" w:space="0" w:color="auto"/>
              <w:right w:val="nil"/>
            </w:tcBorders>
            <w:noWrap/>
            <w:vAlign w:val="bottom"/>
            <w:hideMark/>
          </w:tcPr>
          <w:p w14:paraId="5243D30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r w:rsidRPr="0077024F">
              <w:rPr>
                <w:rFonts w:ascii="Times New Roman" w:eastAsia="Times New Roman" w:hAnsi="Times New Roman" w:cs="Times New Roman"/>
                <w:color w:val="000000"/>
                <w:lang w:eastAsia="de-DE"/>
              </w:rPr>
              <w:t>.00 [.00 .01]</w:t>
            </w:r>
          </w:p>
        </w:tc>
        <w:tc>
          <w:tcPr>
            <w:tcW w:w="1200" w:type="dxa"/>
            <w:tcBorders>
              <w:top w:val="nil"/>
              <w:left w:val="nil"/>
              <w:bottom w:val="single" w:sz="4" w:space="0" w:color="auto"/>
              <w:right w:val="nil"/>
            </w:tcBorders>
            <w:noWrap/>
            <w:vAlign w:val="bottom"/>
            <w:hideMark/>
          </w:tcPr>
          <w:p w14:paraId="0F03B99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eastAsia="de-DE"/>
              </w:rPr>
            </w:pPr>
          </w:p>
        </w:tc>
      </w:tr>
    </w:tbl>
    <w:p w14:paraId="4B65F44F" w14:textId="77777777" w:rsidR="00D10658" w:rsidRPr="0077024F" w:rsidRDefault="00D10658" w:rsidP="00D10658">
      <w:pPr>
        <w:spacing w:line="480" w:lineRule="auto"/>
        <w:contextualSpacing/>
        <w:rPr>
          <w:rFonts w:ascii="Times New Roman" w:hAnsi="Times New Roman" w:cs="Times New Roman"/>
          <w:bCs/>
          <w:sz w:val="24"/>
          <w:szCs w:val="24"/>
          <w:lang w:val="en-US"/>
        </w:rPr>
      </w:pPr>
      <w:bookmarkStart w:id="74" w:name="_Hlk207814716"/>
      <w:r w:rsidRPr="0077024F">
        <w:rPr>
          <w:rFonts w:ascii="Times New Roman" w:hAnsi="Times New Roman" w:cs="Times New Roman"/>
          <w:i/>
          <w:sz w:val="24"/>
          <w:szCs w:val="24"/>
          <w:lang w:val="en-US"/>
        </w:rPr>
        <w:t xml:space="preserve">Note. </w:t>
      </w:r>
      <w:r w:rsidRPr="0077024F">
        <w:rPr>
          <w:rFonts w:ascii="Times New Roman" w:hAnsi="Times New Roman" w:cs="Times New Roman"/>
          <w:i/>
          <w:sz w:val="24"/>
          <w:szCs w:val="24"/>
        </w:rPr>
        <w:t>ε</w:t>
      </w:r>
      <w:proofErr w:type="gramStart"/>
      <w:r w:rsidRPr="0077024F">
        <w:rPr>
          <w:rFonts w:ascii="Times New Roman" w:hAnsi="Times New Roman" w:cs="Times New Roman"/>
          <w:i/>
          <w:sz w:val="24"/>
          <w:szCs w:val="24"/>
          <w:vertAlign w:val="subscript"/>
          <w:lang w:val="en-US"/>
        </w:rPr>
        <w:t>HF</w:t>
      </w:r>
      <w:r w:rsidRPr="0077024F">
        <w:rPr>
          <w:rFonts w:ascii="Times New Roman" w:hAnsi="Times New Roman" w:cs="Times New Roman"/>
          <w:i/>
          <w:sz w:val="16"/>
          <w:szCs w:val="16"/>
          <w:vertAlign w:val="subscript"/>
          <w:lang w:val="en-US"/>
        </w:rPr>
        <w:t xml:space="preserve">  </w:t>
      </w:r>
      <w:r w:rsidRPr="0077024F">
        <w:rPr>
          <w:rFonts w:ascii="Times New Roman" w:hAnsi="Times New Roman" w:cs="Times New Roman"/>
          <w:i/>
          <w:sz w:val="24"/>
          <w:szCs w:val="24"/>
          <w:lang w:val="en-US"/>
        </w:rPr>
        <w:t>=</w:t>
      </w:r>
      <w:proofErr w:type="gramEnd"/>
      <w:r w:rsidRPr="0077024F">
        <w:rPr>
          <w:rFonts w:ascii="Times New Roman" w:hAnsi="Times New Roman" w:cs="Times New Roman"/>
          <w:b/>
          <w:i/>
          <w:sz w:val="24"/>
          <w:szCs w:val="24"/>
          <w:lang w:val="en-US"/>
        </w:rPr>
        <w:t xml:space="preserve"> </w:t>
      </w:r>
      <w:r w:rsidRPr="0077024F">
        <w:rPr>
          <w:rFonts w:ascii="Times New Roman" w:hAnsi="Times New Roman" w:cs="Times New Roman"/>
          <w:bCs/>
          <w:i/>
          <w:sz w:val="24"/>
          <w:szCs w:val="24"/>
          <w:lang w:val="en-US"/>
        </w:rPr>
        <w:t>Huynh–Feldt (HF) epsilon correction factor in case of violation of the sphericity assumption.</w:t>
      </w:r>
      <w:r w:rsidRPr="0077024F">
        <w:rPr>
          <w:rFonts w:ascii="Times New Roman" w:hAnsi="Times New Roman" w:cs="Times New Roman"/>
          <w:bCs/>
          <w:sz w:val="24"/>
          <w:szCs w:val="24"/>
          <w:lang w:val="en-US"/>
        </w:rPr>
        <w:t xml:space="preserve"> </w:t>
      </w:r>
    </w:p>
    <w:bookmarkEnd w:id="74"/>
    <w:p w14:paraId="5D2209C9" w14:textId="423FA8E8" w:rsidR="0036429D" w:rsidRPr="0077024F" w:rsidRDefault="0036429D" w:rsidP="00D60F72">
      <w:pPr>
        <w:spacing w:line="480" w:lineRule="auto"/>
        <w:rPr>
          <w:rFonts w:ascii="Times New Roman" w:hAnsi="Times New Roman" w:cs="Times New Roman"/>
          <w:sz w:val="24"/>
          <w:szCs w:val="24"/>
          <w:lang w:val="en-US"/>
        </w:rPr>
      </w:pPr>
    </w:p>
    <w:p w14:paraId="2C46D4FD" w14:textId="77777777" w:rsidR="00D10658" w:rsidRPr="0077024F" w:rsidRDefault="00D10658" w:rsidP="00D10658">
      <w:pPr>
        <w:pStyle w:val="Beschriftung"/>
        <w:keepNext/>
        <w:spacing w:line="480" w:lineRule="auto"/>
        <w:rPr>
          <w:rFonts w:ascii="Times New Roman" w:hAnsi="Times New Roman" w:cs="Times New Roman"/>
          <w:b/>
          <w:bCs/>
          <w:i w:val="0"/>
          <w:iCs w:val="0"/>
          <w:color w:val="auto"/>
          <w:sz w:val="24"/>
          <w:szCs w:val="24"/>
          <w:lang w:val="en-US"/>
        </w:rPr>
      </w:pPr>
      <w:r w:rsidRPr="0077024F">
        <w:rPr>
          <w:rFonts w:ascii="Times New Roman" w:hAnsi="Times New Roman" w:cs="Times New Roman"/>
          <w:b/>
          <w:bCs/>
          <w:i w:val="0"/>
          <w:iCs w:val="0"/>
          <w:color w:val="auto"/>
          <w:sz w:val="24"/>
          <w:szCs w:val="24"/>
          <w:lang w:val="en-US"/>
        </w:rPr>
        <w:t>Table 3</w:t>
      </w:r>
      <w:r w:rsidRPr="0077024F">
        <w:rPr>
          <w:rFonts w:ascii="Times New Roman" w:hAnsi="Times New Roman" w:cs="Times New Roman"/>
          <w:b/>
          <w:bCs/>
          <w:i w:val="0"/>
          <w:iCs w:val="0"/>
          <w:color w:val="auto"/>
          <w:sz w:val="24"/>
          <w:szCs w:val="24"/>
          <w:lang w:val="en-US"/>
        </w:rPr>
        <w:br/>
      </w:r>
      <w:r w:rsidRPr="0077024F">
        <w:rPr>
          <w:rFonts w:ascii="Times New Roman" w:hAnsi="Times New Roman" w:cs="Times New Roman"/>
          <w:color w:val="auto"/>
          <w:sz w:val="24"/>
          <w:szCs w:val="24"/>
          <w:lang w:val="en-US"/>
        </w:rPr>
        <w:t>Spearman correlations between the PROMS and vocal emotion recognition performance</w:t>
      </w:r>
    </w:p>
    <w:tbl>
      <w:tblPr>
        <w:tblW w:w="8911" w:type="dxa"/>
        <w:tblInd w:w="70" w:type="dxa"/>
        <w:tblCellMar>
          <w:left w:w="70" w:type="dxa"/>
          <w:right w:w="70" w:type="dxa"/>
        </w:tblCellMar>
        <w:tblLook w:val="04A0" w:firstRow="1" w:lastRow="0" w:firstColumn="1" w:lastColumn="0" w:noHBand="0" w:noVBand="1"/>
      </w:tblPr>
      <w:tblGrid>
        <w:gridCol w:w="1680"/>
        <w:gridCol w:w="1420"/>
        <w:gridCol w:w="1295"/>
        <w:gridCol w:w="1701"/>
        <w:gridCol w:w="1275"/>
        <w:gridCol w:w="1540"/>
      </w:tblGrid>
      <w:tr w:rsidR="00D10658" w:rsidRPr="0077024F" w14:paraId="3E1B522F" w14:textId="77777777" w:rsidTr="00783666">
        <w:trPr>
          <w:trHeight w:val="300"/>
        </w:trPr>
        <w:tc>
          <w:tcPr>
            <w:tcW w:w="1680" w:type="dxa"/>
            <w:tcBorders>
              <w:top w:val="single" w:sz="4" w:space="0" w:color="auto"/>
              <w:left w:val="nil"/>
              <w:bottom w:val="single" w:sz="4" w:space="0" w:color="auto"/>
              <w:right w:val="nil"/>
            </w:tcBorders>
            <w:noWrap/>
            <w:vAlign w:val="bottom"/>
            <w:hideMark/>
          </w:tcPr>
          <w:p w14:paraId="3465CBB9" w14:textId="77777777" w:rsidR="00D10658" w:rsidRPr="0077024F" w:rsidRDefault="00D10658" w:rsidP="00783666">
            <w:pPr>
              <w:suppressAutoHyphens w:val="0"/>
              <w:spacing w:after="0" w:line="480" w:lineRule="auto"/>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 </w:t>
            </w:r>
          </w:p>
        </w:tc>
        <w:tc>
          <w:tcPr>
            <w:tcW w:w="1420" w:type="dxa"/>
            <w:tcBorders>
              <w:top w:val="single" w:sz="4" w:space="0" w:color="auto"/>
              <w:left w:val="nil"/>
              <w:bottom w:val="single" w:sz="4" w:space="0" w:color="auto"/>
              <w:right w:val="nil"/>
            </w:tcBorders>
            <w:noWrap/>
            <w:vAlign w:val="bottom"/>
            <w:hideMark/>
          </w:tcPr>
          <w:p w14:paraId="40453B91"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proofErr w:type="spellStart"/>
            <w:r w:rsidRPr="0077024F">
              <w:rPr>
                <w:rFonts w:ascii="Times New Roman" w:hAnsi="Times New Roman" w:cs="Times New Roman"/>
                <w:sz w:val="24"/>
                <w:szCs w:val="24"/>
                <w:lang w:val="en-US"/>
              </w:rPr>
              <w:t>PROMS</w:t>
            </w:r>
            <w:r w:rsidRPr="0077024F">
              <w:rPr>
                <w:rFonts w:ascii="Times New Roman" w:hAnsi="Times New Roman" w:cs="Times New Roman"/>
                <w:sz w:val="24"/>
                <w:szCs w:val="24"/>
                <w:vertAlign w:val="subscript"/>
                <w:lang w:val="en-US"/>
              </w:rPr>
              <w:t>Avg</w:t>
            </w:r>
            <w:proofErr w:type="spellEnd"/>
          </w:p>
        </w:tc>
        <w:tc>
          <w:tcPr>
            <w:tcW w:w="1295" w:type="dxa"/>
            <w:tcBorders>
              <w:top w:val="single" w:sz="4" w:space="0" w:color="auto"/>
              <w:left w:val="nil"/>
              <w:bottom w:val="single" w:sz="4" w:space="0" w:color="auto"/>
              <w:right w:val="nil"/>
            </w:tcBorders>
            <w:noWrap/>
            <w:vAlign w:val="bottom"/>
            <w:hideMark/>
          </w:tcPr>
          <w:p w14:paraId="3B0B0ED4"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Pitch</w:t>
            </w:r>
          </w:p>
        </w:tc>
        <w:tc>
          <w:tcPr>
            <w:tcW w:w="1701" w:type="dxa"/>
            <w:tcBorders>
              <w:top w:val="single" w:sz="4" w:space="0" w:color="auto"/>
              <w:left w:val="nil"/>
              <w:bottom w:val="single" w:sz="4" w:space="0" w:color="auto"/>
              <w:right w:val="nil"/>
            </w:tcBorders>
            <w:noWrap/>
            <w:vAlign w:val="bottom"/>
            <w:hideMark/>
          </w:tcPr>
          <w:p w14:paraId="3244BD19"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Melody</w:t>
            </w:r>
          </w:p>
        </w:tc>
        <w:tc>
          <w:tcPr>
            <w:tcW w:w="1275" w:type="dxa"/>
            <w:tcBorders>
              <w:top w:val="single" w:sz="4" w:space="0" w:color="auto"/>
              <w:left w:val="nil"/>
              <w:bottom w:val="single" w:sz="4" w:space="0" w:color="auto"/>
              <w:right w:val="nil"/>
            </w:tcBorders>
            <w:noWrap/>
            <w:vAlign w:val="bottom"/>
            <w:hideMark/>
          </w:tcPr>
          <w:p w14:paraId="12173902"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Timbre</w:t>
            </w:r>
          </w:p>
        </w:tc>
        <w:tc>
          <w:tcPr>
            <w:tcW w:w="1540" w:type="dxa"/>
            <w:tcBorders>
              <w:top w:val="single" w:sz="4" w:space="0" w:color="auto"/>
              <w:left w:val="nil"/>
              <w:bottom w:val="single" w:sz="4" w:space="0" w:color="auto"/>
              <w:right w:val="nil"/>
            </w:tcBorders>
            <w:noWrap/>
            <w:vAlign w:val="bottom"/>
            <w:hideMark/>
          </w:tcPr>
          <w:p w14:paraId="1FF2BBCC"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Rhythm</w:t>
            </w:r>
          </w:p>
        </w:tc>
      </w:tr>
      <w:tr w:rsidR="00D10658" w:rsidRPr="0077024F" w14:paraId="7CE7A847" w14:textId="77777777" w:rsidTr="00783666">
        <w:trPr>
          <w:trHeight w:val="486"/>
        </w:trPr>
        <w:tc>
          <w:tcPr>
            <w:tcW w:w="1680" w:type="dxa"/>
            <w:tcBorders>
              <w:top w:val="nil"/>
              <w:left w:val="nil"/>
              <w:bottom w:val="nil"/>
              <w:right w:val="nil"/>
            </w:tcBorders>
            <w:noWrap/>
            <w:vAlign w:val="bottom"/>
            <w:hideMark/>
          </w:tcPr>
          <w:p w14:paraId="392C9D15"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proofErr w:type="spellStart"/>
            <w:r w:rsidRPr="0077024F">
              <w:rPr>
                <w:rFonts w:ascii="Times New Roman" w:hAnsi="Times New Roman" w:cs="Times New Roman"/>
                <w:lang w:val="en-US"/>
              </w:rPr>
              <w:t>VER</w:t>
            </w:r>
            <w:r w:rsidRPr="0077024F">
              <w:rPr>
                <w:rFonts w:ascii="Times New Roman" w:hAnsi="Times New Roman" w:cs="Times New Roman"/>
                <w:vertAlign w:val="subscript"/>
                <w:lang w:val="en-US"/>
              </w:rPr>
              <w:t>Avg</w:t>
            </w:r>
            <w:proofErr w:type="spellEnd"/>
          </w:p>
        </w:tc>
        <w:tc>
          <w:tcPr>
            <w:tcW w:w="1420" w:type="dxa"/>
            <w:tcBorders>
              <w:top w:val="nil"/>
              <w:left w:val="nil"/>
              <w:bottom w:val="nil"/>
              <w:right w:val="nil"/>
            </w:tcBorders>
            <w:noWrap/>
            <w:hideMark/>
          </w:tcPr>
          <w:p w14:paraId="7F92F775"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.39 (.002)</w:t>
            </w:r>
          </w:p>
        </w:tc>
        <w:tc>
          <w:tcPr>
            <w:tcW w:w="1295" w:type="dxa"/>
            <w:tcBorders>
              <w:top w:val="nil"/>
              <w:left w:val="nil"/>
              <w:bottom w:val="nil"/>
              <w:right w:val="nil"/>
            </w:tcBorders>
            <w:noWrap/>
            <w:hideMark/>
          </w:tcPr>
          <w:p w14:paraId="442C329F"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.17 (.142)</w:t>
            </w:r>
          </w:p>
        </w:tc>
        <w:tc>
          <w:tcPr>
            <w:tcW w:w="1701" w:type="dxa"/>
            <w:tcBorders>
              <w:top w:val="nil"/>
              <w:left w:val="nil"/>
              <w:bottom w:val="nil"/>
              <w:right w:val="nil"/>
            </w:tcBorders>
            <w:noWrap/>
            <w:hideMark/>
          </w:tcPr>
          <w:p w14:paraId="6E9EE5FC"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.29 (.017)</w:t>
            </w:r>
          </w:p>
        </w:tc>
        <w:tc>
          <w:tcPr>
            <w:tcW w:w="1275" w:type="dxa"/>
            <w:tcBorders>
              <w:top w:val="nil"/>
              <w:left w:val="nil"/>
              <w:bottom w:val="nil"/>
              <w:right w:val="nil"/>
            </w:tcBorders>
            <w:noWrap/>
            <w:hideMark/>
          </w:tcPr>
          <w:p w14:paraId="60E9E7C9"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.23 (.050)</w:t>
            </w:r>
          </w:p>
        </w:tc>
        <w:tc>
          <w:tcPr>
            <w:tcW w:w="1540" w:type="dxa"/>
            <w:tcBorders>
              <w:top w:val="nil"/>
              <w:left w:val="nil"/>
              <w:bottom w:val="nil"/>
              <w:right w:val="nil"/>
            </w:tcBorders>
            <w:noWrap/>
            <w:hideMark/>
          </w:tcPr>
          <w:p w14:paraId="086DF1F3"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.38 (.002)</w:t>
            </w:r>
          </w:p>
        </w:tc>
      </w:tr>
      <w:tr w:rsidR="00D10658" w:rsidRPr="0077024F" w14:paraId="7B83B6AE" w14:textId="77777777" w:rsidTr="00783666">
        <w:trPr>
          <w:trHeight w:val="300"/>
        </w:trPr>
        <w:tc>
          <w:tcPr>
            <w:tcW w:w="1680" w:type="dxa"/>
            <w:tcBorders>
              <w:top w:val="nil"/>
              <w:left w:val="nil"/>
              <w:bottom w:val="nil"/>
              <w:right w:val="nil"/>
            </w:tcBorders>
            <w:noWrap/>
            <w:vAlign w:val="bottom"/>
            <w:hideMark/>
          </w:tcPr>
          <w:p w14:paraId="5E2FA40D"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r w:rsidRPr="0077024F">
              <w:rPr>
                <w:rFonts w:ascii="Times New Roman" w:hAnsi="Times New Roman" w:cs="Times New Roman"/>
                <w:lang w:val="en-US"/>
              </w:rPr>
              <w:t>Full-Morphs</w:t>
            </w:r>
          </w:p>
        </w:tc>
        <w:tc>
          <w:tcPr>
            <w:tcW w:w="1420" w:type="dxa"/>
            <w:tcBorders>
              <w:top w:val="nil"/>
              <w:left w:val="nil"/>
              <w:bottom w:val="nil"/>
              <w:right w:val="nil"/>
            </w:tcBorders>
            <w:noWrap/>
            <w:hideMark/>
          </w:tcPr>
          <w:p w14:paraId="64B57517"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.34 (.005)</w:t>
            </w:r>
          </w:p>
        </w:tc>
        <w:tc>
          <w:tcPr>
            <w:tcW w:w="1295" w:type="dxa"/>
            <w:tcBorders>
              <w:top w:val="nil"/>
              <w:left w:val="nil"/>
              <w:bottom w:val="nil"/>
              <w:right w:val="nil"/>
            </w:tcBorders>
            <w:noWrap/>
            <w:hideMark/>
          </w:tcPr>
          <w:p w14:paraId="2059E28D"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sz w:val="24"/>
                <w:szCs w:val="24"/>
                <w:lang w:val="en-US"/>
              </w:rPr>
              <w:t>.14 (.219)</w:t>
            </w:r>
          </w:p>
        </w:tc>
        <w:tc>
          <w:tcPr>
            <w:tcW w:w="1701" w:type="dxa"/>
            <w:tcBorders>
              <w:top w:val="nil"/>
              <w:left w:val="nil"/>
              <w:bottom w:val="nil"/>
              <w:right w:val="nil"/>
            </w:tcBorders>
            <w:noWrap/>
            <w:hideMark/>
          </w:tcPr>
          <w:p w14:paraId="335503FB"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.27 (.022)</w:t>
            </w:r>
          </w:p>
        </w:tc>
        <w:tc>
          <w:tcPr>
            <w:tcW w:w="1275" w:type="dxa"/>
            <w:tcBorders>
              <w:top w:val="nil"/>
              <w:left w:val="nil"/>
              <w:bottom w:val="nil"/>
              <w:right w:val="nil"/>
            </w:tcBorders>
            <w:noWrap/>
            <w:hideMark/>
          </w:tcPr>
          <w:p w14:paraId="5F8675F8"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.23 (.050)</w:t>
            </w:r>
          </w:p>
        </w:tc>
        <w:tc>
          <w:tcPr>
            <w:tcW w:w="1540" w:type="dxa"/>
            <w:tcBorders>
              <w:top w:val="nil"/>
              <w:left w:val="nil"/>
              <w:bottom w:val="nil"/>
              <w:right w:val="nil"/>
            </w:tcBorders>
            <w:noWrap/>
            <w:hideMark/>
          </w:tcPr>
          <w:p w14:paraId="4468975D"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.31 (.009)</w:t>
            </w:r>
          </w:p>
        </w:tc>
      </w:tr>
      <w:tr w:rsidR="00D10658" w:rsidRPr="0077024F" w14:paraId="7DB21BE7" w14:textId="77777777" w:rsidTr="00783666">
        <w:trPr>
          <w:trHeight w:val="300"/>
        </w:trPr>
        <w:tc>
          <w:tcPr>
            <w:tcW w:w="1680" w:type="dxa"/>
            <w:tcBorders>
              <w:top w:val="nil"/>
              <w:left w:val="nil"/>
              <w:bottom w:val="nil"/>
              <w:right w:val="nil"/>
            </w:tcBorders>
            <w:noWrap/>
            <w:vAlign w:val="bottom"/>
            <w:hideMark/>
          </w:tcPr>
          <w:p w14:paraId="070420A2"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r w:rsidRPr="0077024F">
              <w:rPr>
                <w:rFonts w:ascii="Times New Roman" w:hAnsi="Times New Roman" w:cs="Times New Roman"/>
                <w:lang w:val="en-US"/>
              </w:rPr>
              <w:t>F0-Morphs</w:t>
            </w:r>
          </w:p>
        </w:tc>
        <w:tc>
          <w:tcPr>
            <w:tcW w:w="1420" w:type="dxa"/>
            <w:tcBorders>
              <w:top w:val="nil"/>
              <w:left w:val="nil"/>
              <w:bottom w:val="nil"/>
              <w:right w:val="nil"/>
            </w:tcBorders>
            <w:noWrap/>
            <w:hideMark/>
          </w:tcPr>
          <w:p w14:paraId="44649E39"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.39 (.002)</w:t>
            </w:r>
          </w:p>
        </w:tc>
        <w:tc>
          <w:tcPr>
            <w:tcW w:w="1295" w:type="dxa"/>
            <w:tcBorders>
              <w:top w:val="nil"/>
              <w:left w:val="nil"/>
              <w:bottom w:val="nil"/>
              <w:right w:val="nil"/>
            </w:tcBorders>
            <w:noWrap/>
            <w:hideMark/>
          </w:tcPr>
          <w:p w14:paraId="6316D376"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.16 (.186)</w:t>
            </w:r>
          </w:p>
        </w:tc>
        <w:tc>
          <w:tcPr>
            <w:tcW w:w="1701" w:type="dxa"/>
            <w:tcBorders>
              <w:top w:val="nil"/>
              <w:left w:val="nil"/>
              <w:bottom w:val="nil"/>
              <w:right w:val="nil"/>
            </w:tcBorders>
            <w:noWrap/>
            <w:hideMark/>
          </w:tcPr>
          <w:p w14:paraId="7DBB3F23"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.34 (.005)</w:t>
            </w:r>
          </w:p>
        </w:tc>
        <w:tc>
          <w:tcPr>
            <w:tcW w:w="1275" w:type="dxa"/>
            <w:tcBorders>
              <w:top w:val="nil"/>
              <w:left w:val="nil"/>
              <w:bottom w:val="nil"/>
              <w:right w:val="nil"/>
            </w:tcBorders>
            <w:noWrap/>
            <w:hideMark/>
          </w:tcPr>
          <w:p w14:paraId="137229CA"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b/>
                <w:bCs/>
                <w:sz w:val="24"/>
                <w:szCs w:val="24"/>
                <w:lang w:val="en-US"/>
              </w:rPr>
              <w:t>.24 (.044)</w:t>
            </w:r>
          </w:p>
        </w:tc>
        <w:tc>
          <w:tcPr>
            <w:tcW w:w="1540" w:type="dxa"/>
            <w:tcBorders>
              <w:top w:val="nil"/>
              <w:left w:val="nil"/>
              <w:bottom w:val="nil"/>
              <w:right w:val="nil"/>
            </w:tcBorders>
            <w:noWrap/>
            <w:hideMark/>
          </w:tcPr>
          <w:p w14:paraId="1DB9D877" w14:textId="77777777" w:rsidR="00D10658" w:rsidRPr="0077024F" w:rsidRDefault="00D10658" w:rsidP="00783666">
            <w:pPr>
              <w:suppressAutoHyphens w:val="0"/>
              <w:spacing w:after="0" w:line="480" w:lineRule="auto"/>
              <w:jc w:val="center"/>
              <w:rPr>
                <w:rFonts w:ascii="Times New Roman" w:eastAsia="Times New Roman" w:hAnsi="Times New Roman" w:cs="Times New Roman"/>
                <w:b/>
                <w:bCs/>
                <w:sz w:val="24"/>
                <w:szCs w:val="24"/>
                <w:lang w:val="en-US" w:eastAsia="de-DE"/>
              </w:rPr>
            </w:pPr>
            <w:r w:rsidRPr="0077024F">
              <w:rPr>
                <w:rFonts w:ascii="Times New Roman" w:hAnsi="Times New Roman" w:cs="Times New Roman"/>
                <w:b/>
                <w:bCs/>
                <w:sz w:val="24"/>
                <w:szCs w:val="24"/>
                <w:lang w:val="en-US"/>
              </w:rPr>
              <w:t>.32 (.008)</w:t>
            </w:r>
          </w:p>
        </w:tc>
      </w:tr>
      <w:tr w:rsidR="00D10658" w:rsidRPr="0077024F" w14:paraId="26E28D40" w14:textId="77777777" w:rsidTr="00783666">
        <w:trPr>
          <w:trHeight w:val="300"/>
        </w:trPr>
        <w:tc>
          <w:tcPr>
            <w:tcW w:w="1680" w:type="dxa"/>
            <w:tcBorders>
              <w:top w:val="nil"/>
              <w:left w:val="nil"/>
              <w:bottom w:val="single" w:sz="4" w:space="0" w:color="auto"/>
              <w:right w:val="nil"/>
            </w:tcBorders>
            <w:noWrap/>
            <w:vAlign w:val="bottom"/>
            <w:hideMark/>
          </w:tcPr>
          <w:p w14:paraId="34E5627B" w14:textId="77777777" w:rsidR="00D10658" w:rsidRPr="0077024F" w:rsidRDefault="00D10658" w:rsidP="00783666">
            <w:pPr>
              <w:suppressAutoHyphens w:val="0"/>
              <w:spacing w:after="0" w:line="480" w:lineRule="auto"/>
              <w:rPr>
                <w:rFonts w:ascii="Times New Roman" w:eastAsia="Times New Roman" w:hAnsi="Times New Roman" w:cs="Times New Roman"/>
                <w:lang w:val="en-US" w:eastAsia="de-DE"/>
              </w:rPr>
            </w:pPr>
            <w:r w:rsidRPr="0077024F">
              <w:rPr>
                <w:rFonts w:ascii="Times New Roman" w:hAnsi="Times New Roman" w:cs="Times New Roman"/>
                <w:lang w:val="en-US"/>
              </w:rPr>
              <w:t>Timbre-Morphs</w:t>
            </w:r>
          </w:p>
        </w:tc>
        <w:tc>
          <w:tcPr>
            <w:tcW w:w="1420" w:type="dxa"/>
            <w:tcBorders>
              <w:top w:val="nil"/>
              <w:left w:val="nil"/>
              <w:bottom w:val="single" w:sz="4" w:space="0" w:color="auto"/>
              <w:right w:val="nil"/>
            </w:tcBorders>
            <w:noWrap/>
            <w:hideMark/>
          </w:tcPr>
          <w:p w14:paraId="5EFFE25F"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.22 (.054)</w:t>
            </w:r>
          </w:p>
        </w:tc>
        <w:tc>
          <w:tcPr>
            <w:tcW w:w="1295" w:type="dxa"/>
            <w:tcBorders>
              <w:top w:val="nil"/>
              <w:left w:val="nil"/>
              <w:bottom w:val="single" w:sz="4" w:space="0" w:color="auto"/>
              <w:right w:val="nil"/>
            </w:tcBorders>
            <w:noWrap/>
            <w:hideMark/>
          </w:tcPr>
          <w:p w14:paraId="199C409D"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.12 (.305)</w:t>
            </w:r>
          </w:p>
        </w:tc>
        <w:tc>
          <w:tcPr>
            <w:tcW w:w="1701" w:type="dxa"/>
            <w:tcBorders>
              <w:top w:val="nil"/>
              <w:left w:val="nil"/>
              <w:bottom w:val="single" w:sz="4" w:space="0" w:color="auto"/>
              <w:right w:val="nil"/>
            </w:tcBorders>
            <w:noWrap/>
            <w:hideMark/>
          </w:tcPr>
          <w:p w14:paraId="1A67824E"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.08 (.473)</w:t>
            </w:r>
          </w:p>
        </w:tc>
        <w:tc>
          <w:tcPr>
            <w:tcW w:w="1275" w:type="dxa"/>
            <w:tcBorders>
              <w:top w:val="nil"/>
              <w:left w:val="nil"/>
              <w:bottom w:val="single" w:sz="4" w:space="0" w:color="auto"/>
              <w:right w:val="nil"/>
            </w:tcBorders>
            <w:noWrap/>
            <w:hideMark/>
          </w:tcPr>
          <w:p w14:paraId="0FFEB7D1"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sz w:val="24"/>
                <w:szCs w:val="24"/>
                <w:lang w:val="en-US"/>
              </w:rPr>
              <w:t>.10 (.352)</w:t>
            </w:r>
          </w:p>
        </w:tc>
        <w:tc>
          <w:tcPr>
            <w:tcW w:w="1540" w:type="dxa"/>
            <w:tcBorders>
              <w:top w:val="nil"/>
              <w:left w:val="nil"/>
              <w:bottom w:val="single" w:sz="4" w:space="0" w:color="auto"/>
              <w:right w:val="nil"/>
            </w:tcBorders>
            <w:noWrap/>
            <w:hideMark/>
          </w:tcPr>
          <w:p w14:paraId="39DE795C" w14:textId="77777777" w:rsidR="00D10658" w:rsidRPr="0077024F" w:rsidRDefault="00D10658" w:rsidP="00783666">
            <w:pPr>
              <w:suppressAutoHyphens w:val="0"/>
              <w:spacing w:after="0" w:line="480" w:lineRule="auto"/>
              <w:jc w:val="center"/>
              <w:rPr>
                <w:rFonts w:ascii="Times New Roman" w:eastAsia="Times New Roman" w:hAnsi="Times New Roman" w:cs="Times New Roman"/>
                <w:sz w:val="24"/>
                <w:szCs w:val="24"/>
                <w:lang w:val="en-US" w:eastAsia="de-DE"/>
              </w:rPr>
            </w:pPr>
            <w:r w:rsidRPr="0077024F">
              <w:rPr>
                <w:rFonts w:ascii="Times New Roman" w:hAnsi="Times New Roman" w:cs="Times New Roman"/>
                <w:b/>
                <w:bCs/>
                <w:sz w:val="24"/>
                <w:szCs w:val="24"/>
                <w:lang w:val="en-US"/>
              </w:rPr>
              <w:t>.25 (.039)</w:t>
            </w:r>
          </w:p>
        </w:tc>
      </w:tr>
    </w:tbl>
    <w:p w14:paraId="5C518705" w14:textId="76BE814A" w:rsidR="00D10658" w:rsidRPr="0077024F" w:rsidRDefault="00D10658" w:rsidP="00D10658">
      <w:pPr>
        <w:spacing w:line="480" w:lineRule="auto"/>
        <w:rPr>
          <w:rFonts w:ascii="Times New Roman" w:hAnsi="Times New Roman" w:cs="Times New Roman"/>
          <w:i/>
          <w:sz w:val="24"/>
          <w:szCs w:val="24"/>
          <w:lang w:val="en-US"/>
        </w:rPr>
      </w:pPr>
      <w:bookmarkStart w:id="75" w:name="_Hlk117172981"/>
      <w:r w:rsidRPr="0077024F">
        <w:rPr>
          <w:rFonts w:ascii="Times New Roman" w:hAnsi="Times New Roman" w:cs="Times New Roman"/>
          <w:i/>
          <w:sz w:val="24"/>
          <w:szCs w:val="24"/>
          <w:lang w:val="en-US"/>
        </w:rPr>
        <w:t xml:space="preserve">Note. VER = Vocal Emotion Recognition performance. </w:t>
      </w:r>
      <w:bookmarkStart w:id="76" w:name="_Hlk199517609"/>
      <w:r w:rsidRPr="0077024F">
        <w:rPr>
          <w:rFonts w:ascii="Times New Roman" w:hAnsi="Times New Roman" w:cs="Times New Roman"/>
          <w:i/>
          <w:sz w:val="24"/>
          <w:szCs w:val="24"/>
          <w:lang w:val="en-US"/>
        </w:rPr>
        <w:t>p-values were adjusted for multiple comparisons using the Benjamini-Hochberg correction</w:t>
      </w:r>
      <w:bookmarkEnd w:id="76"/>
      <w:r w:rsidRPr="0077024F">
        <w:rPr>
          <w:rFonts w:ascii="Times New Roman" w:hAnsi="Times New Roman" w:cs="Times New Roman"/>
          <w:i/>
          <w:sz w:val="24"/>
          <w:szCs w:val="24"/>
          <w:lang w:val="en-US"/>
        </w:rPr>
        <w:t xml:space="preserve"> </w:t>
      </w:r>
      <w:sdt>
        <w:sdtPr>
          <w:rPr>
            <w:rFonts w:ascii="Times New Roman" w:hAnsi="Times New Roman" w:cs="Times New Roman"/>
            <w:i/>
            <w:sz w:val="24"/>
            <w:szCs w:val="24"/>
            <w:lang w:val="en-US"/>
          </w:rPr>
          <w:alias w:val="To edit, see citavi.com/edit"/>
          <w:tag w:val="CitaviPlaceholder#eb908fd6-3c7d-484c-a809-85dd0d30af13"/>
          <w:id w:val="2131425094"/>
          <w:placeholder>
            <w:docPart w:val="08CB23B3BC81416A8B3BCF07CC096FFC"/>
          </w:placeholder>
        </w:sdtPr>
        <w:sdtContent>
          <w:r w:rsidRPr="0077024F">
            <w:rPr>
              <w:rFonts w:ascii="Times New Roman" w:hAnsi="Times New Roman" w:cs="Times New Roman"/>
              <w:i/>
              <w:noProof/>
              <w:sz w:val="24"/>
              <w:szCs w:val="24"/>
              <w:lang w:val="en-US"/>
            </w:rPr>
            <w:fldChar w:fldCharType="begin"/>
          </w:r>
          <w:r w:rsidR="00AB6510" w:rsidRPr="0077024F">
            <w:rPr>
              <w:rFonts w:ascii="Times New Roman" w:hAnsi="Times New Roman" w:cs="Times New Roman"/>
              <w:i/>
              <w:noProof/>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YThlZDJhLTRmYzEtNGUyZS1hZmY5LTdiNDAzZWViOWE2NyIsIlJhbmdlTGVuZ3RoIjoyLCJSZWZlcmVuY2VJZCI6IjBmZTc1ZTdmLWViMTAtNGFkYi1iMTg1LTczMTQ4Y2Q5MzA4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ExL2ouMjUxNy02MTYxLjE5OTUudGIwMjAzMS54IiwiVXJpU3RyaW5nIjoiaHR0cHM6Ly9kb2kub3JnLzEwLjExMTEvai4yNTE3LTYxNjEuMTk5NS50YjAyMDMxLn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}</w:instrText>
          </w:r>
          <w:r w:rsidRPr="0077024F">
            <w:rPr>
              <w:rFonts w:ascii="Times New Roman" w:hAnsi="Times New Roman" w:cs="Times New Roman"/>
              <w:i/>
              <w:noProof/>
              <w:sz w:val="24"/>
              <w:szCs w:val="24"/>
              <w:lang w:val="en-US"/>
            </w:rPr>
            <w:fldChar w:fldCharType="separate"/>
          </w:r>
          <w:r w:rsidR="00783666" w:rsidRPr="0077024F">
            <w:rPr>
              <w:rFonts w:ascii="Times New Roman" w:hAnsi="Times New Roman" w:cs="Times New Roman"/>
              <w:i/>
              <w:noProof/>
              <w:sz w:val="24"/>
              <w:szCs w:val="24"/>
              <w:vertAlign w:val="superscript"/>
              <w:lang w:val="en-US"/>
            </w:rPr>
            <w:t>53</w:t>
          </w:r>
          <w:r w:rsidRPr="0077024F">
            <w:rPr>
              <w:rFonts w:ascii="Times New Roman" w:hAnsi="Times New Roman" w:cs="Times New Roman"/>
              <w:i/>
              <w:noProof/>
              <w:sz w:val="24"/>
              <w:szCs w:val="24"/>
              <w:lang w:val="en-US"/>
            </w:rPr>
            <w:fldChar w:fldCharType="end"/>
          </w:r>
        </w:sdtContent>
      </w:sdt>
      <w:r w:rsidRPr="0077024F">
        <w:rPr>
          <w:rFonts w:ascii="Times New Roman" w:hAnsi="Times New Roman" w:cs="Times New Roman"/>
          <w:i/>
          <w:sz w:val="24"/>
          <w:szCs w:val="24"/>
          <w:lang w:val="en-US"/>
        </w:rPr>
        <w:t xml:space="preserve">. </w:t>
      </w:r>
      <w:proofErr w:type="spellStart"/>
      <w:r w:rsidRPr="0077024F">
        <w:rPr>
          <w:rFonts w:ascii="Times New Roman" w:hAnsi="Times New Roman" w:cs="Times New Roman"/>
          <w:i/>
          <w:sz w:val="24"/>
          <w:szCs w:val="24"/>
          <w:lang w:val="en-US"/>
        </w:rPr>
        <w:t>VER</w:t>
      </w:r>
      <w:r w:rsidRPr="0077024F">
        <w:rPr>
          <w:rFonts w:ascii="Times New Roman" w:hAnsi="Times New Roman" w:cs="Times New Roman"/>
          <w:i/>
          <w:sz w:val="24"/>
          <w:szCs w:val="24"/>
          <w:vertAlign w:val="subscript"/>
          <w:lang w:val="en-US"/>
        </w:rPr>
        <w:t>Avg</w:t>
      </w:r>
      <w:proofErr w:type="spellEnd"/>
      <w:r w:rsidRPr="0077024F">
        <w:rPr>
          <w:rFonts w:ascii="Times New Roman" w:hAnsi="Times New Roman" w:cs="Times New Roman"/>
          <w:i/>
          <w:sz w:val="24"/>
          <w:szCs w:val="24"/>
          <w:lang w:val="en-US"/>
        </w:rPr>
        <w:t xml:space="preserve">: VER performance averaged across all trials, Full-Morphs: VER in the Full Morph condition only, F0-Morphs: VER in the F0 Morph condition only, Timbre-Morphs: VER in the Timbre Morph condition only, </w:t>
      </w:r>
      <w:proofErr w:type="spellStart"/>
      <w:r w:rsidRPr="0077024F">
        <w:rPr>
          <w:rFonts w:ascii="Times New Roman" w:hAnsi="Times New Roman" w:cs="Times New Roman"/>
          <w:i/>
          <w:sz w:val="24"/>
          <w:szCs w:val="24"/>
          <w:lang w:val="en-US"/>
        </w:rPr>
        <w:t>PROMS</w:t>
      </w:r>
      <w:r w:rsidRPr="0077024F">
        <w:rPr>
          <w:rFonts w:ascii="Times New Roman" w:hAnsi="Times New Roman" w:cs="Times New Roman"/>
          <w:i/>
          <w:sz w:val="24"/>
          <w:szCs w:val="24"/>
          <w:vertAlign w:val="subscript"/>
          <w:lang w:val="en-US"/>
        </w:rPr>
        <w:t>Avg</w:t>
      </w:r>
      <w:proofErr w:type="spellEnd"/>
      <w:r w:rsidRPr="0077024F">
        <w:rPr>
          <w:rFonts w:ascii="Times New Roman" w:hAnsi="Times New Roman" w:cs="Times New Roman"/>
          <w:i/>
          <w:sz w:val="24"/>
          <w:szCs w:val="24"/>
          <w:lang w:val="en-US"/>
        </w:rPr>
        <w:t xml:space="preserve">: music perception performance averaged across all four subtests of the PROMS (Pitch, Melody, Timbre, and Rhythm). </w:t>
      </w:r>
    </w:p>
    <w:bookmarkEnd w:id="75"/>
    <w:p w14:paraId="74B37D41"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lastRenderedPageBreak/>
        <w:t>Table 4</w:t>
      </w:r>
    </w:p>
    <w:p w14:paraId="24D90FE4" w14:textId="77777777" w:rsidR="00D10658" w:rsidRPr="0077024F" w:rsidRDefault="00D10658" w:rsidP="00D10658">
      <w:pPr>
        <w:rPr>
          <w:rFonts w:ascii="Times New Roman" w:hAnsi="Times New Roman" w:cs="Times New Roman"/>
          <w:i/>
          <w:sz w:val="24"/>
          <w:szCs w:val="24"/>
          <w:lang w:val="en-US"/>
        </w:rPr>
      </w:pPr>
      <w:r w:rsidRPr="0077024F">
        <w:rPr>
          <w:rFonts w:ascii="Times New Roman" w:hAnsi="Times New Roman" w:cs="Times New Roman"/>
          <w:i/>
          <w:sz w:val="24"/>
          <w:szCs w:val="24"/>
          <w:lang w:val="en-US"/>
        </w:rPr>
        <w:t>Characteristics of participants - Demography, personality, and musicality</w:t>
      </w:r>
    </w:p>
    <w:p w14:paraId="3643593F" w14:textId="77777777" w:rsidR="00D10658" w:rsidRPr="0077024F" w:rsidRDefault="00D10658" w:rsidP="00D10658">
      <w:pPr>
        <w:rPr>
          <w:rFonts w:ascii="Times New Roman" w:hAnsi="Times New Roman" w:cs="Times New Roman"/>
          <w:lang w:val="en-US"/>
        </w:rPr>
      </w:pPr>
    </w:p>
    <w:tbl>
      <w:tblPr>
        <w:tblStyle w:val="TabellemithellemGitternetz"/>
        <w:tblpPr w:leftFromText="141" w:rightFromText="141" w:vertAnchor="text" w:horzAnchor="margin" w:tblpY="99"/>
        <w:tblW w:w="9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1847"/>
        <w:gridCol w:w="342"/>
        <w:gridCol w:w="2184"/>
        <w:gridCol w:w="341"/>
        <w:gridCol w:w="2501"/>
      </w:tblGrid>
      <w:tr w:rsidR="00D10658" w:rsidRPr="0077024F" w14:paraId="53A3250F" w14:textId="77777777" w:rsidTr="00783666">
        <w:trPr>
          <w:trHeight w:val="300"/>
        </w:trPr>
        <w:tc>
          <w:tcPr>
            <w:tcW w:w="2263" w:type="dxa"/>
            <w:tcBorders>
              <w:top w:val="single" w:sz="4" w:space="0" w:color="auto"/>
            </w:tcBorders>
            <w:noWrap/>
            <w:hideMark/>
          </w:tcPr>
          <w:p w14:paraId="50C3A14C" w14:textId="77777777" w:rsidR="00D10658" w:rsidRPr="0077024F" w:rsidRDefault="00D10658" w:rsidP="00783666">
            <w:pPr>
              <w:suppressAutoHyphens w:val="0"/>
              <w:rPr>
                <w:rFonts w:ascii="Times New Roman" w:eastAsia="Times New Roman" w:hAnsi="Times New Roman" w:cs="Times New Roman"/>
                <w:color w:val="000000"/>
                <w:sz w:val="24"/>
                <w:szCs w:val="24"/>
                <w:lang w:val="en-US" w:eastAsia="de-DE"/>
              </w:rPr>
            </w:pPr>
            <w:r w:rsidRPr="0077024F">
              <w:rPr>
                <w:rFonts w:ascii="Times New Roman" w:eastAsia="Times New Roman" w:hAnsi="Times New Roman" w:cs="Times New Roman"/>
                <w:color w:val="000000"/>
                <w:sz w:val="24"/>
                <w:szCs w:val="24"/>
                <w:lang w:val="en-US" w:eastAsia="de-DE"/>
              </w:rPr>
              <w:t> </w:t>
            </w:r>
          </w:p>
        </w:tc>
        <w:tc>
          <w:tcPr>
            <w:tcW w:w="1847" w:type="dxa"/>
            <w:tcBorders>
              <w:top w:val="single" w:sz="4" w:space="0" w:color="auto"/>
              <w:bottom w:val="single" w:sz="4" w:space="0" w:color="auto"/>
            </w:tcBorders>
            <w:noWrap/>
            <w:hideMark/>
          </w:tcPr>
          <w:p w14:paraId="7C0FD186"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r w:rsidRPr="0077024F">
              <w:rPr>
                <w:rFonts w:ascii="Times New Roman" w:eastAsia="Times New Roman" w:hAnsi="Times New Roman" w:cs="Times New Roman"/>
                <w:b/>
                <w:bCs/>
                <w:color w:val="000000"/>
                <w:sz w:val="24"/>
                <w:szCs w:val="24"/>
                <w:lang w:eastAsia="de-DE"/>
              </w:rPr>
              <w:t>Professionals</w:t>
            </w:r>
          </w:p>
        </w:tc>
        <w:tc>
          <w:tcPr>
            <w:tcW w:w="342" w:type="dxa"/>
            <w:tcBorders>
              <w:top w:val="single" w:sz="4" w:space="0" w:color="auto"/>
            </w:tcBorders>
          </w:tcPr>
          <w:p w14:paraId="05E5F79F"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p>
        </w:tc>
        <w:tc>
          <w:tcPr>
            <w:tcW w:w="2184" w:type="dxa"/>
            <w:tcBorders>
              <w:top w:val="single" w:sz="4" w:space="0" w:color="auto"/>
              <w:bottom w:val="single" w:sz="4" w:space="0" w:color="auto"/>
            </w:tcBorders>
            <w:noWrap/>
            <w:hideMark/>
          </w:tcPr>
          <w:p w14:paraId="62593EA4"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r w:rsidRPr="0077024F">
              <w:rPr>
                <w:rFonts w:ascii="Times New Roman" w:eastAsia="Times New Roman" w:hAnsi="Times New Roman" w:cs="Times New Roman"/>
                <w:b/>
                <w:bCs/>
                <w:color w:val="000000"/>
                <w:sz w:val="24"/>
                <w:szCs w:val="24"/>
                <w:lang w:eastAsia="de-DE"/>
              </w:rPr>
              <w:t>Amateurs</w:t>
            </w:r>
          </w:p>
        </w:tc>
        <w:tc>
          <w:tcPr>
            <w:tcW w:w="341" w:type="dxa"/>
            <w:tcBorders>
              <w:top w:val="single" w:sz="4" w:space="0" w:color="auto"/>
            </w:tcBorders>
          </w:tcPr>
          <w:p w14:paraId="14C4F60B" w14:textId="77777777" w:rsidR="00D10658" w:rsidRPr="0077024F" w:rsidRDefault="00D10658" w:rsidP="00783666">
            <w:pPr>
              <w:suppressAutoHyphens w:val="0"/>
              <w:jc w:val="center"/>
              <w:rPr>
                <w:rFonts w:ascii="Times New Roman" w:eastAsia="Times New Roman" w:hAnsi="Times New Roman" w:cs="Times New Roman"/>
                <w:b/>
                <w:bCs/>
                <w:color w:val="000000"/>
                <w:sz w:val="24"/>
                <w:szCs w:val="24"/>
                <w:lang w:eastAsia="de-DE"/>
              </w:rPr>
            </w:pPr>
          </w:p>
        </w:tc>
        <w:tc>
          <w:tcPr>
            <w:tcW w:w="2501" w:type="dxa"/>
            <w:tcBorders>
              <w:top w:val="single" w:sz="4" w:space="0" w:color="auto"/>
              <w:bottom w:val="single" w:sz="4" w:space="0" w:color="auto"/>
            </w:tcBorders>
            <w:noWrap/>
            <w:hideMark/>
          </w:tcPr>
          <w:p w14:paraId="631FBD04"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b/>
                <w:bCs/>
                <w:color w:val="000000"/>
                <w:sz w:val="24"/>
                <w:szCs w:val="24"/>
                <w:lang w:eastAsia="de-DE"/>
              </w:rPr>
              <w:t>Non-</w:t>
            </w:r>
            <w:proofErr w:type="spellStart"/>
            <w:r w:rsidRPr="0077024F">
              <w:rPr>
                <w:rFonts w:ascii="Times New Roman" w:eastAsia="Times New Roman" w:hAnsi="Times New Roman" w:cs="Times New Roman"/>
                <w:b/>
                <w:bCs/>
                <w:color w:val="000000"/>
                <w:sz w:val="24"/>
                <w:szCs w:val="24"/>
                <w:lang w:eastAsia="de-DE"/>
              </w:rPr>
              <w:t>Musicians</w:t>
            </w:r>
            <w:proofErr w:type="spellEnd"/>
          </w:p>
        </w:tc>
      </w:tr>
      <w:tr w:rsidR="00D10658" w:rsidRPr="0077024F" w14:paraId="02B6ACB7" w14:textId="77777777" w:rsidTr="00783666">
        <w:trPr>
          <w:trHeight w:val="300"/>
        </w:trPr>
        <w:tc>
          <w:tcPr>
            <w:tcW w:w="2263" w:type="dxa"/>
            <w:tcBorders>
              <w:bottom w:val="single" w:sz="4" w:space="0" w:color="auto"/>
            </w:tcBorders>
            <w:noWrap/>
            <w:hideMark/>
          </w:tcPr>
          <w:p w14:paraId="34D18BCA" w14:textId="77777777" w:rsidR="00D10658" w:rsidRPr="0077024F" w:rsidRDefault="00D10658" w:rsidP="00783666">
            <w:pPr>
              <w:suppressAutoHyphens w:val="0"/>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 </w:t>
            </w:r>
          </w:p>
        </w:tc>
        <w:tc>
          <w:tcPr>
            <w:tcW w:w="1847" w:type="dxa"/>
            <w:tcBorders>
              <w:top w:val="single" w:sz="4" w:space="0" w:color="auto"/>
              <w:bottom w:val="single" w:sz="4" w:space="0" w:color="auto"/>
            </w:tcBorders>
            <w:noWrap/>
            <w:hideMark/>
          </w:tcPr>
          <w:p w14:paraId="65EC87F7"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M (SD)</w:t>
            </w:r>
          </w:p>
        </w:tc>
        <w:tc>
          <w:tcPr>
            <w:tcW w:w="342" w:type="dxa"/>
            <w:tcBorders>
              <w:bottom w:val="single" w:sz="4" w:space="0" w:color="auto"/>
            </w:tcBorders>
          </w:tcPr>
          <w:p w14:paraId="3E2908CA"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p>
        </w:tc>
        <w:tc>
          <w:tcPr>
            <w:tcW w:w="2184" w:type="dxa"/>
            <w:tcBorders>
              <w:top w:val="single" w:sz="4" w:space="0" w:color="auto"/>
              <w:bottom w:val="single" w:sz="4" w:space="0" w:color="auto"/>
            </w:tcBorders>
            <w:noWrap/>
            <w:hideMark/>
          </w:tcPr>
          <w:p w14:paraId="4743031A"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M (SD)</w:t>
            </w:r>
          </w:p>
        </w:tc>
        <w:tc>
          <w:tcPr>
            <w:tcW w:w="341" w:type="dxa"/>
            <w:tcBorders>
              <w:bottom w:val="single" w:sz="4" w:space="0" w:color="auto"/>
            </w:tcBorders>
          </w:tcPr>
          <w:p w14:paraId="70DACE7D"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p>
        </w:tc>
        <w:tc>
          <w:tcPr>
            <w:tcW w:w="2501" w:type="dxa"/>
            <w:tcBorders>
              <w:top w:val="single" w:sz="4" w:space="0" w:color="auto"/>
              <w:left w:val="nil"/>
              <w:bottom w:val="single" w:sz="4" w:space="0" w:color="auto"/>
            </w:tcBorders>
            <w:noWrap/>
            <w:hideMark/>
          </w:tcPr>
          <w:p w14:paraId="15308DA5" w14:textId="77777777" w:rsidR="00D10658" w:rsidRPr="0077024F" w:rsidRDefault="00D10658" w:rsidP="00783666">
            <w:pPr>
              <w:suppressAutoHyphens w:val="0"/>
              <w:jc w:val="center"/>
              <w:rPr>
                <w:rFonts w:ascii="Times New Roman" w:eastAsia="Times New Roman" w:hAnsi="Times New Roman" w:cs="Times New Roman"/>
                <w:color w:val="000000"/>
                <w:sz w:val="24"/>
                <w:szCs w:val="24"/>
                <w:lang w:eastAsia="de-DE"/>
              </w:rPr>
            </w:pPr>
            <w:r w:rsidRPr="0077024F">
              <w:rPr>
                <w:rFonts w:ascii="Times New Roman" w:eastAsia="Times New Roman" w:hAnsi="Times New Roman" w:cs="Times New Roman"/>
                <w:color w:val="000000"/>
                <w:sz w:val="24"/>
                <w:szCs w:val="24"/>
                <w:lang w:eastAsia="de-DE"/>
              </w:rPr>
              <w:t>M (SD)</w:t>
            </w:r>
          </w:p>
        </w:tc>
      </w:tr>
      <w:tr w:rsidR="00D10658" w:rsidRPr="0077024F" w14:paraId="5CCDDD01" w14:textId="77777777" w:rsidTr="00783666">
        <w:trPr>
          <w:trHeight w:val="300"/>
        </w:trPr>
        <w:tc>
          <w:tcPr>
            <w:tcW w:w="2263" w:type="dxa"/>
            <w:tcBorders>
              <w:top w:val="single" w:sz="4" w:space="0" w:color="auto"/>
            </w:tcBorders>
            <w:noWrap/>
            <w:hideMark/>
          </w:tcPr>
          <w:p w14:paraId="350C9DAE"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PANAS</w:t>
            </w:r>
          </w:p>
        </w:tc>
        <w:tc>
          <w:tcPr>
            <w:tcW w:w="1847" w:type="dxa"/>
            <w:tcBorders>
              <w:top w:val="single" w:sz="4" w:space="0" w:color="auto"/>
            </w:tcBorders>
            <w:noWrap/>
            <w:hideMark/>
          </w:tcPr>
          <w:p w14:paraId="4009F4B4"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Borders>
              <w:top w:val="single" w:sz="4" w:space="0" w:color="auto"/>
            </w:tcBorders>
          </w:tcPr>
          <w:p w14:paraId="58FD7BB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tcBorders>
              <w:top w:val="single" w:sz="4" w:space="0" w:color="auto"/>
            </w:tcBorders>
            <w:noWrap/>
            <w:hideMark/>
          </w:tcPr>
          <w:p w14:paraId="0F805C5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Borders>
              <w:top w:val="single" w:sz="4" w:space="0" w:color="auto"/>
            </w:tcBorders>
          </w:tcPr>
          <w:p w14:paraId="4A638AA3"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tcBorders>
              <w:top w:val="single" w:sz="4" w:space="0" w:color="auto"/>
            </w:tcBorders>
            <w:noWrap/>
            <w:hideMark/>
          </w:tcPr>
          <w:p w14:paraId="67CA73EB"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0176CEEB" w14:textId="77777777" w:rsidTr="00783666">
        <w:trPr>
          <w:trHeight w:val="300"/>
        </w:trPr>
        <w:tc>
          <w:tcPr>
            <w:tcW w:w="2263" w:type="dxa"/>
            <w:noWrap/>
            <w:hideMark/>
          </w:tcPr>
          <w:p w14:paraId="60A45903"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positive </w:t>
            </w:r>
            <w:proofErr w:type="spellStart"/>
            <w:r w:rsidRPr="0077024F">
              <w:rPr>
                <w:rFonts w:ascii="Times New Roman" w:hAnsi="Times New Roman" w:cs="Times New Roman"/>
              </w:rPr>
              <w:t>Affect</w:t>
            </w:r>
            <w:proofErr w:type="spellEnd"/>
          </w:p>
        </w:tc>
        <w:tc>
          <w:tcPr>
            <w:tcW w:w="1847" w:type="dxa"/>
            <w:noWrap/>
            <w:hideMark/>
          </w:tcPr>
          <w:p w14:paraId="1BF7A647"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3.32 (0.65)</w:t>
            </w:r>
          </w:p>
        </w:tc>
        <w:tc>
          <w:tcPr>
            <w:tcW w:w="342" w:type="dxa"/>
          </w:tcPr>
          <w:p w14:paraId="06B2B1A3"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0556467"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3.05 (0.63)</w:t>
            </w:r>
          </w:p>
        </w:tc>
        <w:tc>
          <w:tcPr>
            <w:tcW w:w="341" w:type="dxa"/>
          </w:tcPr>
          <w:p w14:paraId="36F98103"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1CD70F68"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3.1 (0.67)</w:t>
            </w:r>
          </w:p>
        </w:tc>
      </w:tr>
      <w:tr w:rsidR="00D10658" w:rsidRPr="0077024F" w14:paraId="4825E634" w14:textId="77777777" w:rsidTr="00783666">
        <w:trPr>
          <w:trHeight w:val="300"/>
        </w:trPr>
        <w:tc>
          <w:tcPr>
            <w:tcW w:w="2263" w:type="dxa"/>
            <w:noWrap/>
            <w:hideMark/>
          </w:tcPr>
          <w:p w14:paraId="45ECC172"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negative </w:t>
            </w:r>
            <w:proofErr w:type="spellStart"/>
            <w:r w:rsidRPr="0077024F">
              <w:rPr>
                <w:rFonts w:ascii="Times New Roman" w:hAnsi="Times New Roman" w:cs="Times New Roman"/>
              </w:rPr>
              <w:t>Affect</w:t>
            </w:r>
            <w:proofErr w:type="spellEnd"/>
          </w:p>
        </w:tc>
        <w:tc>
          <w:tcPr>
            <w:tcW w:w="1847" w:type="dxa"/>
            <w:noWrap/>
            <w:hideMark/>
          </w:tcPr>
          <w:p w14:paraId="26C6157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1.69 (0.48)</w:t>
            </w:r>
          </w:p>
        </w:tc>
        <w:tc>
          <w:tcPr>
            <w:tcW w:w="342" w:type="dxa"/>
          </w:tcPr>
          <w:p w14:paraId="183286D8"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656BD5A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1.47 (0.42)</w:t>
            </w:r>
          </w:p>
        </w:tc>
        <w:tc>
          <w:tcPr>
            <w:tcW w:w="341" w:type="dxa"/>
          </w:tcPr>
          <w:p w14:paraId="74F11314"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5F75E02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1.49 (0.69)</w:t>
            </w:r>
          </w:p>
        </w:tc>
      </w:tr>
      <w:tr w:rsidR="00D10658" w:rsidRPr="0077024F" w14:paraId="6C931351" w14:textId="77777777" w:rsidTr="00783666">
        <w:trPr>
          <w:trHeight w:val="300"/>
        </w:trPr>
        <w:tc>
          <w:tcPr>
            <w:tcW w:w="2263" w:type="dxa"/>
            <w:noWrap/>
            <w:hideMark/>
          </w:tcPr>
          <w:p w14:paraId="70FD3A25"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1847" w:type="dxa"/>
            <w:noWrap/>
            <w:hideMark/>
          </w:tcPr>
          <w:p w14:paraId="3DAC94CD"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20D563F3"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35683533"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79CDA9C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61F77010"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4E648351" w14:textId="77777777" w:rsidTr="00783666">
        <w:trPr>
          <w:trHeight w:val="300"/>
        </w:trPr>
        <w:tc>
          <w:tcPr>
            <w:tcW w:w="2263" w:type="dxa"/>
            <w:noWrap/>
            <w:hideMark/>
          </w:tcPr>
          <w:p w14:paraId="6158EDC7"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Big Five</w:t>
            </w:r>
          </w:p>
        </w:tc>
        <w:tc>
          <w:tcPr>
            <w:tcW w:w="1847" w:type="dxa"/>
            <w:noWrap/>
            <w:hideMark/>
          </w:tcPr>
          <w:p w14:paraId="2BA6E61A"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3CD6421F"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02B36E77"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38A17E7B"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267E17D1"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51382C15" w14:textId="77777777" w:rsidTr="00783666">
        <w:trPr>
          <w:trHeight w:val="300"/>
        </w:trPr>
        <w:tc>
          <w:tcPr>
            <w:tcW w:w="2263" w:type="dxa"/>
            <w:noWrap/>
            <w:hideMark/>
          </w:tcPr>
          <w:p w14:paraId="010EA4D4"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Openness</w:t>
            </w:r>
            <w:proofErr w:type="spellEnd"/>
          </w:p>
        </w:tc>
        <w:tc>
          <w:tcPr>
            <w:tcW w:w="1847" w:type="dxa"/>
            <w:noWrap/>
            <w:hideMark/>
          </w:tcPr>
          <w:p w14:paraId="29D609CC"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4.12 (0.50)</w:t>
            </w:r>
          </w:p>
        </w:tc>
        <w:tc>
          <w:tcPr>
            <w:tcW w:w="342" w:type="dxa"/>
          </w:tcPr>
          <w:p w14:paraId="1342941B"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7C38893D"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4.02 (0.53)</w:t>
            </w:r>
          </w:p>
        </w:tc>
        <w:tc>
          <w:tcPr>
            <w:tcW w:w="341" w:type="dxa"/>
          </w:tcPr>
          <w:p w14:paraId="1FF5DEEA"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3675688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3.81 (0.80)</w:t>
            </w:r>
          </w:p>
        </w:tc>
      </w:tr>
      <w:tr w:rsidR="00D10658" w:rsidRPr="0077024F" w14:paraId="5CA9B467" w14:textId="77777777" w:rsidTr="00783666">
        <w:trPr>
          <w:trHeight w:val="300"/>
        </w:trPr>
        <w:tc>
          <w:tcPr>
            <w:tcW w:w="2263" w:type="dxa"/>
            <w:noWrap/>
            <w:hideMark/>
          </w:tcPr>
          <w:p w14:paraId="72FFF313"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Conscientiousness</w:t>
            </w:r>
            <w:proofErr w:type="spellEnd"/>
          </w:p>
        </w:tc>
        <w:tc>
          <w:tcPr>
            <w:tcW w:w="1847" w:type="dxa"/>
            <w:noWrap/>
            <w:hideMark/>
          </w:tcPr>
          <w:p w14:paraId="601D0AC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3.49 (0.71)</w:t>
            </w:r>
          </w:p>
        </w:tc>
        <w:tc>
          <w:tcPr>
            <w:tcW w:w="342" w:type="dxa"/>
          </w:tcPr>
          <w:p w14:paraId="5532427D"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042D8DF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3.61 (0.70)</w:t>
            </w:r>
          </w:p>
        </w:tc>
        <w:tc>
          <w:tcPr>
            <w:tcW w:w="341" w:type="dxa"/>
          </w:tcPr>
          <w:p w14:paraId="62AC7E1E"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0E6F3DF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3.76 (0.72)</w:t>
            </w:r>
          </w:p>
        </w:tc>
      </w:tr>
      <w:tr w:rsidR="00D10658" w:rsidRPr="0077024F" w14:paraId="0FD10A8F" w14:textId="77777777" w:rsidTr="00783666">
        <w:trPr>
          <w:trHeight w:val="300"/>
        </w:trPr>
        <w:tc>
          <w:tcPr>
            <w:tcW w:w="2263" w:type="dxa"/>
            <w:noWrap/>
            <w:hideMark/>
          </w:tcPr>
          <w:p w14:paraId="757AB4AC"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Extraversion</w:t>
            </w:r>
          </w:p>
        </w:tc>
        <w:tc>
          <w:tcPr>
            <w:tcW w:w="1847" w:type="dxa"/>
            <w:noWrap/>
            <w:hideMark/>
          </w:tcPr>
          <w:p w14:paraId="7F7221D7"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3.48 (0.66)</w:t>
            </w:r>
          </w:p>
        </w:tc>
        <w:tc>
          <w:tcPr>
            <w:tcW w:w="342" w:type="dxa"/>
          </w:tcPr>
          <w:p w14:paraId="588942F2"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24DA11E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3.11 (0.72)</w:t>
            </w:r>
          </w:p>
        </w:tc>
        <w:tc>
          <w:tcPr>
            <w:tcW w:w="341" w:type="dxa"/>
          </w:tcPr>
          <w:p w14:paraId="5CEDE2DF"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2D256CF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3.38 (0.79)</w:t>
            </w:r>
          </w:p>
        </w:tc>
      </w:tr>
      <w:tr w:rsidR="00D10658" w:rsidRPr="0077024F" w14:paraId="1E961D85" w14:textId="77777777" w:rsidTr="00783666">
        <w:trPr>
          <w:trHeight w:val="300"/>
        </w:trPr>
        <w:tc>
          <w:tcPr>
            <w:tcW w:w="2263" w:type="dxa"/>
            <w:noWrap/>
            <w:hideMark/>
          </w:tcPr>
          <w:p w14:paraId="618EBB7B"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Agreeableness</w:t>
            </w:r>
            <w:proofErr w:type="spellEnd"/>
          </w:p>
        </w:tc>
        <w:tc>
          <w:tcPr>
            <w:tcW w:w="1847" w:type="dxa"/>
            <w:noWrap/>
            <w:hideMark/>
          </w:tcPr>
          <w:p w14:paraId="3BBB4BF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3.92 (0.57)</w:t>
            </w:r>
          </w:p>
        </w:tc>
        <w:tc>
          <w:tcPr>
            <w:tcW w:w="342" w:type="dxa"/>
          </w:tcPr>
          <w:p w14:paraId="1B5E9E0C"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7E1FF3D"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3.91 (0.59)</w:t>
            </w:r>
          </w:p>
        </w:tc>
        <w:tc>
          <w:tcPr>
            <w:tcW w:w="341" w:type="dxa"/>
          </w:tcPr>
          <w:p w14:paraId="54098892"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0CC938D6"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3.75 (0.66)</w:t>
            </w:r>
          </w:p>
        </w:tc>
      </w:tr>
      <w:tr w:rsidR="00D10658" w:rsidRPr="0077024F" w14:paraId="7624660F" w14:textId="77777777" w:rsidTr="00783666">
        <w:trPr>
          <w:trHeight w:val="300"/>
        </w:trPr>
        <w:tc>
          <w:tcPr>
            <w:tcW w:w="2263" w:type="dxa"/>
            <w:noWrap/>
            <w:hideMark/>
          </w:tcPr>
          <w:p w14:paraId="7FF73E7F"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Neuroticism</w:t>
            </w:r>
            <w:proofErr w:type="spellEnd"/>
          </w:p>
        </w:tc>
        <w:tc>
          <w:tcPr>
            <w:tcW w:w="1847" w:type="dxa"/>
            <w:noWrap/>
            <w:hideMark/>
          </w:tcPr>
          <w:p w14:paraId="4B257D68"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2.95 (0.65)</w:t>
            </w:r>
          </w:p>
        </w:tc>
        <w:tc>
          <w:tcPr>
            <w:tcW w:w="342" w:type="dxa"/>
          </w:tcPr>
          <w:p w14:paraId="7848CE94"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C29EEC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2.69 (0.77)</w:t>
            </w:r>
          </w:p>
        </w:tc>
        <w:tc>
          <w:tcPr>
            <w:tcW w:w="341" w:type="dxa"/>
          </w:tcPr>
          <w:p w14:paraId="0FB9975E"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5DF0B38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2.58 (0.82)</w:t>
            </w:r>
          </w:p>
        </w:tc>
      </w:tr>
      <w:tr w:rsidR="00D10658" w:rsidRPr="0077024F" w14:paraId="230D1664" w14:textId="77777777" w:rsidTr="00783666">
        <w:trPr>
          <w:trHeight w:val="300"/>
        </w:trPr>
        <w:tc>
          <w:tcPr>
            <w:tcW w:w="2263" w:type="dxa"/>
            <w:noWrap/>
            <w:hideMark/>
          </w:tcPr>
          <w:p w14:paraId="6D6C3EBD"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p>
        </w:tc>
        <w:tc>
          <w:tcPr>
            <w:tcW w:w="1847" w:type="dxa"/>
            <w:noWrap/>
            <w:hideMark/>
          </w:tcPr>
          <w:p w14:paraId="6CAFCB13"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2F0E7FD4"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5A4ABF75"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009FC460"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0C3D3453"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658D5A90" w14:textId="77777777" w:rsidTr="00783666">
        <w:trPr>
          <w:trHeight w:val="300"/>
        </w:trPr>
        <w:tc>
          <w:tcPr>
            <w:tcW w:w="2263" w:type="dxa"/>
            <w:noWrap/>
            <w:hideMark/>
          </w:tcPr>
          <w:p w14:paraId="4820CF2F"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AQ</w:t>
            </w:r>
          </w:p>
        </w:tc>
        <w:tc>
          <w:tcPr>
            <w:tcW w:w="1847" w:type="dxa"/>
            <w:noWrap/>
            <w:hideMark/>
          </w:tcPr>
          <w:p w14:paraId="2DB91FE5"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32095FDF"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2CAFB306"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6B73ABD1"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4F936B6F"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4ACE0DFC" w14:textId="77777777" w:rsidTr="00783666">
        <w:trPr>
          <w:trHeight w:val="300"/>
        </w:trPr>
        <w:tc>
          <w:tcPr>
            <w:tcW w:w="2263" w:type="dxa"/>
            <w:noWrap/>
            <w:hideMark/>
          </w:tcPr>
          <w:p w14:paraId="7AD82CF6"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Total</w:t>
            </w:r>
          </w:p>
        </w:tc>
        <w:tc>
          <w:tcPr>
            <w:tcW w:w="1847" w:type="dxa"/>
            <w:noWrap/>
            <w:hideMark/>
          </w:tcPr>
          <w:p w14:paraId="5241D3B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15.7 (4.98)</w:t>
            </w:r>
          </w:p>
        </w:tc>
        <w:tc>
          <w:tcPr>
            <w:tcW w:w="342" w:type="dxa"/>
          </w:tcPr>
          <w:p w14:paraId="426451E0"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DA5C6E8"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18.73 (7.40)</w:t>
            </w:r>
          </w:p>
        </w:tc>
        <w:tc>
          <w:tcPr>
            <w:tcW w:w="341" w:type="dxa"/>
          </w:tcPr>
          <w:p w14:paraId="7BCC8586"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702B5E5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17.58 (6.41)</w:t>
            </w:r>
          </w:p>
        </w:tc>
      </w:tr>
      <w:tr w:rsidR="00D10658" w:rsidRPr="0077024F" w14:paraId="556BF820" w14:textId="77777777" w:rsidTr="00783666">
        <w:trPr>
          <w:trHeight w:val="300"/>
        </w:trPr>
        <w:tc>
          <w:tcPr>
            <w:tcW w:w="2263" w:type="dxa"/>
            <w:noWrap/>
            <w:hideMark/>
          </w:tcPr>
          <w:p w14:paraId="5DFB5E2D"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Attention </w:t>
            </w:r>
            <w:proofErr w:type="spellStart"/>
            <w:r w:rsidRPr="0077024F">
              <w:rPr>
                <w:rFonts w:ascii="Times New Roman" w:hAnsi="Times New Roman" w:cs="Times New Roman"/>
              </w:rPr>
              <w:t>to</w:t>
            </w:r>
            <w:proofErr w:type="spellEnd"/>
            <w:r w:rsidRPr="0077024F">
              <w:rPr>
                <w:rFonts w:ascii="Times New Roman" w:hAnsi="Times New Roman" w:cs="Times New Roman"/>
              </w:rPr>
              <w:t xml:space="preserve"> Detail</w:t>
            </w:r>
          </w:p>
        </w:tc>
        <w:tc>
          <w:tcPr>
            <w:tcW w:w="1847" w:type="dxa"/>
            <w:noWrap/>
            <w:hideMark/>
          </w:tcPr>
          <w:p w14:paraId="0F58D831"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5.43 (2.04)</w:t>
            </w:r>
          </w:p>
        </w:tc>
        <w:tc>
          <w:tcPr>
            <w:tcW w:w="342" w:type="dxa"/>
          </w:tcPr>
          <w:p w14:paraId="5E6A7C3B"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362CD89F"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5.51 (2.42)</w:t>
            </w:r>
          </w:p>
        </w:tc>
        <w:tc>
          <w:tcPr>
            <w:tcW w:w="341" w:type="dxa"/>
          </w:tcPr>
          <w:p w14:paraId="717F28E5"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3650D0EE"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4.32 (2.01)</w:t>
            </w:r>
          </w:p>
        </w:tc>
      </w:tr>
      <w:tr w:rsidR="00D10658" w:rsidRPr="0077024F" w14:paraId="60D20986" w14:textId="77777777" w:rsidTr="00783666">
        <w:trPr>
          <w:trHeight w:val="300"/>
        </w:trPr>
        <w:tc>
          <w:tcPr>
            <w:tcW w:w="2263" w:type="dxa"/>
            <w:noWrap/>
            <w:hideMark/>
          </w:tcPr>
          <w:p w14:paraId="2A1AD046"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Social</w:t>
            </w:r>
            <w:proofErr w:type="spellEnd"/>
          </w:p>
        </w:tc>
        <w:tc>
          <w:tcPr>
            <w:tcW w:w="1847" w:type="dxa"/>
            <w:noWrap/>
            <w:hideMark/>
          </w:tcPr>
          <w:p w14:paraId="61B4CF71"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10.28 (4.70)</w:t>
            </w:r>
          </w:p>
        </w:tc>
        <w:tc>
          <w:tcPr>
            <w:tcW w:w="342" w:type="dxa"/>
          </w:tcPr>
          <w:p w14:paraId="7086FCDC"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&lt;</w:t>
            </w:r>
          </w:p>
        </w:tc>
        <w:tc>
          <w:tcPr>
            <w:tcW w:w="2184" w:type="dxa"/>
            <w:noWrap/>
            <w:hideMark/>
          </w:tcPr>
          <w:p w14:paraId="059F89D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13.22 (6.49)</w:t>
            </w:r>
          </w:p>
        </w:tc>
        <w:tc>
          <w:tcPr>
            <w:tcW w:w="341" w:type="dxa"/>
          </w:tcPr>
          <w:p w14:paraId="5477078B"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7569398F"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13.26 (6.51)</w:t>
            </w:r>
          </w:p>
        </w:tc>
      </w:tr>
      <w:tr w:rsidR="00D10658" w:rsidRPr="0077024F" w14:paraId="2AA9E099" w14:textId="77777777" w:rsidTr="00783666">
        <w:trPr>
          <w:trHeight w:val="300"/>
        </w:trPr>
        <w:tc>
          <w:tcPr>
            <w:tcW w:w="2263" w:type="dxa"/>
            <w:noWrap/>
            <w:hideMark/>
          </w:tcPr>
          <w:p w14:paraId="74C44D24"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w:t>
            </w:r>
            <w:proofErr w:type="spellStart"/>
            <w:r w:rsidRPr="0077024F">
              <w:rPr>
                <w:rFonts w:ascii="Times New Roman" w:hAnsi="Times New Roman" w:cs="Times New Roman"/>
              </w:rPr>
              <w:t>Social</w:t>
            </w:r>
            <w:proofErr w:type="spellEnd"/>
            <w:r w:rsidRPr="0077024F">
              <w:rPr>
                <w:rFonts w:ascii="Times New Roman" w:hAnsi="Times New Roman" w:cs="Times New Roman"/>
              </w:rPr>
              <w:t xml:space="preserve"> Skills</w:t>
            </w:r>
          </w:p>
        </w:tc>
        <w:tc>
          <w:tcPr>
            <w:tcW w:w="1847" w:type="dxa"/>
            <w:noWrap/>
            <w:hideMark/>
          </w:tcPr>
          <w:p w14:paraId="29D05AC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1.48 (1.68)</w:t>
            </w:r>
          </w:p>
        </w:tc>
        <w:tc>
          <w:tcPr>
            <w:tcW w:w="342" w:type="dxa"/>
          </w:tcPr>
          <w:p w14:paraId="3936A7E8"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&lt;</w:t>
            </w:r>
          </w:p>
        </w:tc>
        <w:tc>
          <w:tcPr>
            <w:tcW w:w="2184" w:type="dxa"/>
            <w:noWrap/>
            <w:hideMark/>
          </w:tcPr>
          <w:p w14:paraId="00D44A8C"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2.74 (2.49)</w:t>
            </w:r>
          </w:p>
        </w:tc>
        <w:tc>
          <w:tcPr>
            <w:tcW w:w="341" w:type="dxa"/>
          </w:tcPr>
          <w:p w14:paraId="6B3C9979"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0ED8B524"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2.61 (2.63)</w:t>
            </w:r>
          </w:p>
        </w:tc>
      </w:tr>
      <w:tr w:rsidR="00D10658" w:rsidRPr="0077024F" w14:paraId="58C356D3" w14:textId="77777777" w:rsidTr="00783666">
        <w:trPr>
          <w:trHeight w:val="300"/>
        </w:trPr>
        <w:tc>
          <w:tcPr>
            <w:tcW w:w="2263" w:type="dxa"/>
            <w:noWrap/>
            <w:hideMark/>
          </w:tcPr>
          <w:p w14:paraId="521A221A"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Communication</w:t>
            </w:r>
          </w:p>
        </w:tc>
        <w:tc>
          <w:tcPr>
            <w:tcW w:w="1847" w:type="dxa"/>
            <w:noWrap/>
            <w:hideMark/>
          </w:tcPr>
          <w:p w14:paraId="4F9B1516"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1.85 (1.61)</w:t>
            </w:r>
          </w:p>
        </w:tc>
        <w:tc>
          <w:tcPr>
            <w:tcW w:w="342" w:type="dxa"/>
          </w:tcPr>
          <w:p w14:paraId="0B84DE70"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03562251"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2.49 (2.12)</w:t>
            </w:r>
          </w:p>
        </w:tc>
        <w:tc>
          <w:tcPr>
            <w:tcW w:w="341" w:type="dxa"/>
          </w:tcPr>
          <w:p w14:paraId="1A6F36AC"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379135A2"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2.39 (1.73)</w:t>
            </w:r>
          </w:p>
        </w:tc>
      </w:tr>
      <w:tr w:rsidR="00D10658" w:rsidRPr="0077024F" w14:paraId="1ABBDE14" w14:textId="77777777" w:rsidTr="00783666">
        <w:trPr>
          <w:trHeight w:val="300"/>
        </w:trPr>
        <w:tc>
          <w:tcPr>
            <w:tcW w:w="2263" w:type="dxa"/>
            <w:noWrap/>
            <w:hideMark/>
          </w:tcPr>
          <w:p w14:paraId="58E6C7B9"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Imagination</w:t>
            </w:r>
          </w:p>
        </w:tc>
        <w:tc>
          <w:tcPr>
            <w:tcW w:w="1847" w:type="dxa"/>
            <w:noWrap/>
            <w:hideMark/>
          </w:tcPr>
          <w:p w14:paraId="2888F3B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2.18 (1.52)</w:t>
            </w:r>
          </w:p>
        </w:tc>
        <w:tc>
          <w:tcPr>
            <w:tcW w:w="342" w:type="dxa"/>
          </w:tcPr>
          <w:p w14:paraId="28F9FEA8"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19AB4AB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sz w:val="21"/>
                <w:szCs w:val="21"/>
                <w:lang w:val="en-GB"/>
              </w:rPr>
              <w:t>2.66 (1.81)</w:t>
            </w:r>
          </w:p>
        </w:tc>
        <w:tc>
          <w:tcPr>
            <w:tcW w:w="341" w:type="dxa"/>
          </w:tcPr>
          <w:p w14:paraId="5B5D7C6F"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2C7B8C23"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2.87 (1.95)</w:t>
            </w:r>
          </w:p>
        </w:tc>
      </w:tr>
      <w:tr w:rsidR="00D10658" w:rsidRPr="0077024F" w14:paraId="1A7A29DE" w14:textId="77777777" w:rsidTr="00783666">
        <w:trPr>
          <w:trHeight w:val="300"/>
        </w:trPr>
        <w:tc>
          <w:tcPr>
            <w:tcW w:w="2263" w:type="dxa"/>
            <w:noWrap/>
            <w:hideMark/>
          </w:tcPr>
          <w:p w14:paraId="3443640E"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 xml:space="preserve">  Attention </w:t>
            </w:r>
            <w:proofErr w:type="spellStart"/>
            <w:r w:rsidRPr="0077024F">
              <w:rPr>
                <w:rFonts w:ascii="Times New Roman" w:hAnsi="Times New Roman" w:cs="Times New Roman"/>
              </w:rPr>
              <w:t>Switching</w:t>
            </w:r>
            <w:proofErr w:type="spellEnd"/>
          </w:p>
        </w:tc>
        <w:tc>
          <w:tcPr>
            <w:tcW w:w="1847" w:type="dxa"/>
            <w:noWrap/>
            <w:hideMark/>
          </w:tcPr>
          <w:p w14:paraId="18624F2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4.78 (1.91)</w:t>
            </w:r>
          </w:p>
        </w:tc>
        <w:tc>
          <w:tcPr>
            <w:tcW w:w="342" w:type="dxa"/>
          </w:tcPr>
          <w:p w14:paraId="0E83F58C"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776FB5ED"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5.33 (2.06)</w:t>
            </w:r>
          </w:p>
        </w:tc>
        <w:tc>
          <w:tcPr>
            <w:tcW w:w="341" w:type="dxa"/>
          </w:tcPr>
          <w:p w14:paraId="13A33C89"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78561BE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5.39 (1.92)</w:t>
            </w:r>
          </w:p>
        </w:tc>
      </w:tr>
      <w:tr w:rsidR="00D10658" w:rsidRPr="0077024F" w14:paraId="127D9B6E" w14:textId="77777777" w:rsidTr="00783666">
        <w:trPr>
          <w:trHeight w:val="300"/>
        </w:trPr>
        <w:tc>
          <w:tcPr>
            <w:tcW w:w="2263" w:type="dxa"/>
            <w:noWrap/>
            <w:hideMark/>
          </w:tcPr>
          <w:p w14:paraId="5BA4EA4F"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1847" w:type="dxa"/>
            <w:noWrap/>
            <w:hideMark/>
          </w:tcPr>
          <w:p w14:paraId="60BDCF89"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6CCF97C1" w14:textId="77777777" w:rsidR="00D10658" w:rsidRPr="0077024F" w:rsidRDefault="00D10658" w:rsidP="00783666">
            <w:pPr>
              <w:suppressAutoHyphens w:val="0"/>
              <w:rPr>
                <w:rFonts w:ascii="Times New Roman" w:eastAsia="Times New Roman" w:hAnsi="Times New Roman" w:cs="Times New Roman"/>
                <w:lang w:eastAsia="de-DE"/>
              </w:rPr>
            </w:pPr>
          </w:p>
        </w:tc>
        <w:tc>
          <w:tcPr>
            <w:tcW w:w="2184" w:type="dxa"/>
            <w:noWrap/>
            <w:hideMark/>
          </w:tcPr>
          <w:p w14:paraId="72FDB0E9" w14:textId="77777777" w:rsidR="00D10658" w:rsidRPr="0077024F" w:rsidRDefault="00D10658" w:rsidP="00783666">
            <w:pPr>
              <w:suppressAutoHyphens w:val="0"/>
              <w:rPr>
                <w:rFonts w:ascii="Times New Roman" w:eastAsia="Times New Roman" w:hAnsi="Times New Roman" w:cs="Times New Roman"/>
                <w:lang w:eastAsia="de-DE"/>
              </w:rPr>
            </w:pPr>
          </w:p>
        </w:tc>
        <w:tc>
          <w:tcPr>
            <w:tcW w:w="341" w:type="dxa"/>
          </w:tcPr>
          <w:p w14:paraId="0978C6C5" w14:textId="77777777" w:rsidR="00D10658" w:rsidRPr="0077024F" w:rsidRDefault="00D10658" w:rsidP="00783666">
            <w:pPr>
              <w:suppressAutoHyphens w:val="0"/>
              <w:rPr>
                <w:rFonts w:ascii="Times New Roman" w:eastAsia="Times New Roman" w:hAnsi="Times New Roman" w:cs="Times New Roman"/>
                <w:lang w:eastAsia="de-DE"/>
              </w:rPr>
            </w:pPr>
          </w:p>
        </w:tc>
        <w:tc>
          <w:tcPr>
            <w:tcW w:w="2501" w:type="dxa"/>
            <w:noWrap/>
            <w:hideMark/>
          </w:tcPr>
          <w:p w14:paraId="796E2B3C" w14:textId="77777777" w:rsidR="00D10658" w:rsidRPr="0077024F" w:rsidRDefault="00D10658" w:rsidP="00783666">
            <w:pPr>
              <w:suppressAutoHyphens w:val="0"/>
              <w:rPr>
                <w:rFonts w:ascii="Times New Roman" w:eastAsia="Times New Roman" w:hAnsi="Times New Roman" w:cs="Times New Roman"/>
                <w:lang w:eastAsia="de-DE"/>
              </w:rPr>
            </w:pPr>
          </w:p>
        </w:tc>
      </w:tr>
      <w:tr w:rsidR="00D10658" w:rsidRPr="0077024F" w14:paraId="7CD30E10" w14:textId="77777777" w:rsidTr="00783666">
        <w:trPr>
          <w:trHeight w:val="300"/>
        </w:trPr>
        <w:tc>
          <w:tcPr>
            <w:tcW w:w="2263" w:type="dxa"/>
            <w:noWrap/>
            <w:hideMark/>
          </w:tcPr>
          <w:p w14:paraId="77C07D89"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Gold-MSI</w:t>
            </w:r>
          </w:p>
        </w:tc>
        <w:tc>
          <w:tcPr>
            <w:tcW w:w="1847" w:type="dxa"/>
            <w:noWrap/>
            <w:hideMark/>
          </w:tcPr>
          <w:p w14:paraId="2E9CE1EA"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53938C46"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5E793118"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6A5D537D"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1958C039"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128FE22E" w14:textId="77777777" w:rsidTr="00783666">
        <w:trPr>
          <w:trHeight w:val="300"/>
        </w:trPr>
        <w:tc>
          <w:tcPr>
            <w:tcW w:w="2263" w:type="dxa"/>
            <w:noWrap/>
            <w:hideMark/>
          </w:tcPr>
          <w:p w14:paraId="47CF8754"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General ME</w:t>
            </w:r>
          </w:p>
        </w:tc>
        <w:tc>
          <w:tcPr>
            <w:tcW w:w="1847" w:type="dxa"/>
            <w:noWrap/>
            <w:hideMark/>
          </w:tcPr>
          <w:p w14:paraId="7F8783BE"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5.68 (0.50)</w:t>
            </w:r>
          </w:p>
        </w:tc>
        <w:tc>
          <w:tcPr>
            <w:tcW w:w="342" w:type="dxa"/>
          </w:tcPr>
          <w:p w14:paraId="0CD61540"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0BF9EA3B"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4.76 (0.82)</w:t>
            </w:r>
          </w:p>
        </w:tc>
        <w:tc>
          <w:tcPr>
            <w:tcW w:w="341" w:type="dxa"/>
          </w:tcPr>
          <w:p w14:paraId="0D9B92D5"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245CAE1A"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2.74 (1.07)</w:t>
            </w:r>
          </w:p>
        </w:tc>
      </w:tr>
      <w:tr w:rsidR="00D10658" w:rsidRPr="0077024F" w14:paraId="5D539400" w14:textId="77777777" w:rsidTr="00783666">
        <w:trPr>
          <w:trHeight w:val="300"/>
        </w:trPr>
        <w:tc>
          <w:tcPr>
            <w:tcW w:w="2263" w:type="dxa"/>
            <w:noWrap/>
            <w:hideMark/>
          </w:tcPr>
          <w:p w14:paraId="34E4C42C"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Active</w:t>
            </w:r>
            <w:proofErr w:type="spellEnd"/>
            <w:r w:rsidRPr="0077024F">
              <w:rPr>
                <w:rFonts w:ascii="Times New Roman" w:hAnsi="Times New Roman" w:cs="Times New Roman"/>
              </w:rPr>
              <w:t xml:space="preserve"> Engagement</w:t>
            </w:r>
          </w:p>
        </w:tc>
        <w:tc>
          <w:tcPr>
            <w:tcW w:w="1847" w:type="dxa"/>
            <w:noWrap/>
            <w:hideMark/>
          </w:tcPr>
          <w:p w14:paraId="47468E12"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4.94 (0.81)</w:t>
            </w:r>
          </w:p>
        </w:tc>
        <w:tc>
          <w:tcPr>
            <w:tcW w:w="342" w:type="dxa"/>
          </w:tcPr>
          <w:p w14:paraId="78C52A5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3EF5673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4.02 (1.00)</w:t>
            </w:r>
          </w:p>
        </w:tc>
        <w:tc>
          <w:tcPr>
            <w:tcW w:w="341" w:type="dxa"/>
          </w:tcPr>
          <w:p w14:paraId="6785007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746EE4F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2.95 (1.19)</w:t>
            </w:r>
          </w:p>
        </w:tc>
      </w:tr>
      <w:tr w:rsidR="00D10658" w:rsidRPr="0077024F" w14:paraId="3FA4DA28" w14:textId="77777777" w:rsidTr="00783666">
        <w:trPr>
          <w:trHeight w:val="300"/>
        </w:trPr>
        <w:tc>
          <w:tcPr>
            <w:tcW w:w="2263" w:type="dxa"/>
            <w:noWrap/>
            <w:hideMark/>
          </w:tcPr>
          <w:p w14:paraId="6A61B8F6"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Formal Education</w:t>
            </w:r>
          </w:p>
        </w:tc>
        <w:tc>
          <w:tcPr>
            <w:tcW w:w="1847" w:type="dxa"/>
            <w:noWrap/>
            <w:hideMark/>
          </w:tcPr>
          <w:p w14:paraId="4201A3F6"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5.95 (0.56)</w:t>
            </w:r>
          </w:p>
        </w:tc>
        <w:tc>
          <w:tcPr>
            <w:tcW w:w="342" w:type="dxa"/>
          </w:tcPr>
          <w:p w14:paraId="53FBF21A" w14:textId="77777777" w:rsidR="00D10658" w:rsidRPr="0077024F" w:rsidRDefault="00D10658" w:rsidP="00783666">
            <w:pPr>
              <w:suppressAutoHyphens w:val="0"/>
              <w:jc w:val="center"/>
              <w:rPr>
                <w:rFonts w:ascii="Times New Roman" w:hAnsi="Times New Roman" w:cs="Times New Roman"/>
                <w:b/>
              </w:rPr>
            </w:pPr>
            <w:r w:rsidRPr="0077024F">
              <w:rPr>
                <w:rFonts w:ascii="Times New Roman" w:hAnsi="Times New Roman" w:cs="Times New Roman"/>
                <w:b/>
              </w:rPr>
              <w:t>&gt;</w:t>
            </w:r>
          </w:p>
        </w:tc>
        <w:tc>
          <w:tcPr>
            <w:tcW w:w="2184" w:type="dxa"/>
            <w:noWrap/>
            <w:hideMark/>
          </w:tcPr>
          <w:p w14:paraId="0383B23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4.66 (0.96)</w:t>
            </w:r>
          </w:p>
        </w:tc>
        <w:tc>
          <w:tcPr>
            <w:tcW w:w="341" w:type="dxa"/>
          </w:tcPr>
          <w:p w14:paraId="6E5837CD"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4961952E"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1.71 (0.68)</w:t>
            </w:r>
          </w:p>
        </w:tc>
      </w:tr>
      <w:tr w:rsidR="00D10658" w:rsidRPr="0077024F" w14:paraId="32902440" w14:textId="77777777" w:rsidTr="00783666">
        <w:trPr>
          <w:trHeight w:val="300"/>
        </w:trPr>
        <w:tc>
          <w:tcPr>
            <w:tcW w:w="2263" w:type="dxa"/>
            <w:noWrap/>
            <w:hideMark/>
          </w:tcPr>
          <w:p w14:paraId="3251FF35"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Emotion</w:t>
            </w:r>
          </w:p>
        </w:tc>
        <w:tc>
          <w:tcPr>
            <w:tcW w:w="1847" w:type="dxa"/>
            <w:noWrap/>
            <w:hideMark/>
          </w:tcPr>
          <w:p w14:paraId="0EB86375"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5.88 (0.73)</w:t>
            </w:r>
          </w:p>
        </w:tc>
        <w:tc>
          <w:tcPr>
            <w:tcW w:w="342" w:type="dxa"/>
          </w:tcPr>
          <w:p w14:paraId="52CC32C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7EC3F93D"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5.55 (0.78)</w:t>
            </w:r>
          </w:p>
        </w:tc>
        <w:tc>
          <w:tcPr>
            <w:tcW w:w="341" w:type="dxa"/>
          </w:tcPr>
          <w:p w14:paraId="3F3DA547"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3AFA620B"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4.95 (1.32)</w:t>
            </w:r>
          </w:p>
        </w:tc>
      </w:tr>
      <w:tr w:rsidR="00D10658" w:rsidRPr="0077024F" w14:paraId="6A3E3A45" w14:textId="77777777" w:rsidTr="00783666">
        <w:trPr>
          <w:trHeight w:val="300"/>
        </w:trPr>
        <w:tc>
          <w:tcPr>
            <w:tcW w:w="2263" w:type="dxa"/>
            <w:noWrap/>
            <w:hideMark/>
          </w:tcPr>
          <w:p w14:paraId="5ECB8670"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Singing</w:t>
            </w:r>
            <w:proofErr w:type="spellEnd"/>
          </w:p>
        </w:tc>
        <w:tc>
          <w:tcPr>
            <w:tcW w:w="1847" w:type="dxa"/>
            <w:noWrap/>
            <w:hideMark/>
          </w:tcPr>
          <w:p w14:paraId="40F152B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5.34 (0.83)</w:t>
            </w:r>
          </w:p>
        </w:tc>
        <w:tc>
          <w:tcPr>
            <w:tcW w:w="342" w:type="dxa"/>
          </w:tcPr>
          <w:p w14:paraId="04FE78F8" w14:textId="77777777" w:rsidR="00D10658" w:rsidRPr="0077024F" w:rsidRDefault="00D10658" w:rsidP="00783666">
            <w:pPr>
              <w:suppressAutoHyphens w:val="0"/>
              <w:jc w:val="center"/>
              <w:rPr>
                <w:rFonts w:ascii="Times New Roman" w:hAnsi="Times New Roman" w:cs="Times New Roman"/>
                <w:b/>
              </w:rPr>
            </w:pPr>
            <w:r w:rsidRPr="0077024F">
              <w:rPr>
                <w:rFonts w:ascii="Times New Roman" w:hAnsi="Times New Roman" w:cs="Times New Roman"/>
                <w:b/>
              </w:rPr>
              <w:t>&gt;</w:t>
            </w:r>
          </w:p>
        </w:tc>
        <w:tc>
          <w:tcPr>
            <w:tcW w:w="2184" w:type="dxa"/>
            <w:noWrap/>
            <w:hideMark/>
          </w:tcPr>
          <w:p w14:paraId="317370B3"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4.59 (1.19)</w:t>
            </w:r>
          </w:p>
        </w:tc>
        <w:tc>
          <w:tcPr>
            <w:tcW w:w="341" w:type="dxa"/>
          </w:tcPr>
          <w:p w14:paraId="34B75C1E"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7955C39C"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2.84 (1.26)</w:t>
            </w:r>
          </w:p>
        </w:tc>
      </w:tr>
      <w:tr w:rsidR="00D10658" w:rsidRPr="0077024F" w14:paraId="7E94EF36" w14:textId="77777777" w:rsidTr="00783666">
        <w:trPr>
          <w:trHeight w:val="300"/>
        </w:trPr>
        <w:tc>
          <w:tcPr>
            <w:tcW w:w="2263" w:type="dxa"/>
            <w:noWrap/>
            <w:hideMark/>
          </w:tcPr>
          <w:p w14:paraId="704E59FB" w14:textId="77777777" w:rsidR="00D10658" w:rsidRPr="0077024F" w:rsidRDefault="00D10658" w:rsidP="00783666">
            <w:pPr>
              <w:suppressAutoHyphens w:val="0"/>
              <w:rPr>
                <w:rFonts w:ascii="Times New Roman" w:eastAsia="Times New Roman" w:hAnsi="Times New Roman" w:cs="Times New Roman"/>
                <w:color w:val="000000"/>
                <w:lang w:eastAsia="de-DE"/>
              </w:rPr>
            </w:pPr>
            <w:proofErr w:type="spellStart"/>
            <w:r w:rsidRPr="0077024F">
              <w:rPr>
                <w:rFonts w:ascii="Times New Roman" w:hAnsi="Times New Roman" w:cs="Times New Roman"/>
              </w:rPr>
              <w:t>Perception</w:t>
            </w:r>
            <w:proofErr w:type="spellEnd"/>
          </w:p>
        </w:tc>
        <w:tc>
          <w:tcPr>
            <w:tcW w:w="1847" w:type="dxa"/>
            <w:noWrap/>
            <w:hideMark/>
          </w:tcPr>
          <w:p w14:paraId="08DEE820"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6.31 (0.51)</w:t>
            </w:r>
          </w:p>
        </w:tc>
        <w:tc>
          <w:tcPr>
            <w:tcW w:w="342" w:type="dxa"/>
          </w:tcPr>
          <w:p w14:paraId="6A7BC380"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29080854"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5.75 (0.92)</w:t>
            </w:r>
          </w:p>
        </w:tc>
        <w:tc>
          <w:tcPr>
            <w:tcW w:w="341" w:type="dxa"/>
          </w:tcPr>
          <w:p w14:paraId="34343789"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52436560"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b/>
                <w:bCs/>
                <w:sz w:val="21"/>
                <w:szCs w:val="21"/>
                <w:lang w:val="en-GB"/>
              </w:rPr>
              <w:t>4.22 (1.49)</w:t>
            </w:r>
          </w:p>
        </w:tc>
      </w:tr>
      <w:tr w:rsidR="00D10658" w:rsidRPr="0077024F" w14:paraId="38527874" w14:textId="77777777" w:rsidTr="00783666">
        <w:trPr>
          <w:trHeight w:val="300"/>
        </w:trPr>
        <w:tc>
          <w:tcPr>
            <w:tcW w:w="2263" w:type="dxa"/>
            <w:noWrap/>
            <w:hideMark/>
          </w:tcPr>
          <w:p w14:paraId="32A9D491"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p>
        </w:tc>
        <w:tc>
          <w:tcPr>
            <w:tcW w:w="1847" w:type="dxa"/>
            <w:noWrap/>
            <w:hideMark/>
          </w:tcPr>
          <w:p w14:paraId="384C9285" w14:textId="77777777" w:rsidR="00D10658" w:rsidRPr="0077024F" w:rsidRDefault="00D10658" w:rsidP="00783666">
            <w:pPr>
              <w:suppressAutoHyphens w:val="0"/>
              <w:rPr>
                <w:rFonts w:ascii="Times New Roman" w:eastAsia="Times New Roman" w:hAnsi="Times New Roman" w:cs="Times New Roman"/>
                <w:lang w:eastAsia="de-DE"/>
              </w:rPr>
            </w:pPr>
          </w:p>
        </w:tc>
        <w:tc>
          <w:tcPr>
            <w:tcW w:w="342" w:type="dxa"/>
          </w:tcPr>
          <w:p w14:paraId="6C9DDBF8" w14:textId="77777777" w:rsidR="00D10658" w:rsidRPr="0077024F" w:rsidRDefault="00D10658" w:rsidP="00783666">
            <w:pPr>
              <w:suppressAutoHyphens w:val="0"/>
              <w:rPr>
                <w:rFonts w:ascii="Times New Roman" w:eastAsia="Times New Roman" w:hAnsi="Times New Roman" w:cs="Times New Roman"/>
                <w:lang w:eastAsia="de-DE"/>
              </w:rPr>
            </w:pPr>
          </w:p>
        </w:tc>
        <w:tc>
          <w:tcPr>
            <w:tcW w:w="2184" w:type="dxa"/>
            <w:noWrap/>
            <w:hideMark/>
          </w:tcPr>
          <w:p w14:paraId="7F0CA942" w14:textId="77777777" w:rsidR="00D10658" w:rsidRPr="0077024F" w:rsidRDefault="00D10658" w:rsidP="00783666">
            <w:pPr>
              <w:suppressAutoHyphens w:val="0"/>
              <w:rPr>
                <w:rFonts w:ascii="Times New Roman" w:eastAsia="Times New Roman" w:hAnsi="Times New Roman" w:cs="Times New Roman"/>
                <w:lang w:eastAsia="de-DE"/>
              </w:rPr>
            </w:pPr>
          </w:p>
        </w:tc>
        <w:tc>
          <w:tcPr>
            <w:tcW w:w="341" w:type="dxa"/>
          </w:tcPr>
          <w:p w14:paraId="23C64609" w14:textId="77777777" w:rsidR="00D10658" w:rsidRPr="0077024F" w:rsidRDefault="00D10658" w:rsidP="00783666">
            <w:pPr>
              <w:suppressAutoHyphens w:val="0"/>
              <w:rPr>
                <w:rFonts w:ascii="Times New Roman" w:eastAsia="Times New Roman" w:hAnsi="Times New Roman" w:cs="Times New Roman"/>
                <w:lang w:eastAsia="de-DE"/>
              </w:rPr>
            </w:pPr>
          </w:p>
        </w:tc>
        <w:tc>
          <w:tcPr>
            <w:tcW w:w="2501" w:type="dxa"/>
            <w:noWrap/>
            <w:hideMark/>
          </w:tcPr>
          <w:p w14:paraId="087980E5" w14:textId="77777777" w:rsidR="00D10658" w:rsidRPr="0077024F" w:rsidRDefault="00D10658" w:rsidP="00783666">
            <w:pPr>
              <w:suppressAutoHyphens w:val="0"/>
              <w:rPr>
                <w:rFonts w:ascii="Times New Roman" w:eastAsia="Times New Roman" w:hAnsi="Times New Roman" w:cs="Times New Roman"/>
                <w:lang w:eastAsia="de-DE"/>
              </w:rPr>
            </w:pPr>
          </w:p>
        </w:tc>
      </w:tr>
      <w:tr w:rsidR="00D10658" w:rsidRPr="0077024F" w14:paraId="5D2AB9F7" w14:textId="77777777" w:rsidTr="00783666">
        <w:trPr>
          <w:trHeight w:val="300"/>
        </w:trPr>
        <w:tc>
          <w:tcPr>
            <w:tcW w:w="2263" w:type="dxa"/>
            <w:noWrap/>
            <w:hideMark/>
          </w:tcPr>
          <w:p w14:paraId="4EE3DADF" w14:textId="77777777" w:rsidR="00D10658" w:rsidRPr="0077024F" w:rsidRDefault="00D10658" w:rsidP="00783666">
            <w:pPr>
              <w:suppressAutoHyphens w:val="0"/>
              <w:rPr>
                <w:rFonts w:ascii="Times New Roman" w:eastAsia="Times New Roman" w:hAnsi="Times New Roman" w:cs="Times New Roman"/>
                <w:i/>
                <w:iCs/>
                <w:color w:val="000000"/>
                <w:lang w:eastAsia="de-DE"/>
              </w:rPr>
            </w:pPr>
            <w:r w:rsidRPr="0077024F">
              <w:rPr>
                <w:rFonts w:ascii="Times New Roman" w:hAnsi="Times New Roman" w:cs="Times New Roman"/>
                <w:i/>
              </w:rPr>
              <w:t>PROMS</w:t>
            </w:r>
          </w:p>
        </w:tc>
        <w:tc>
          <w:tcPr>
            <w:tcW w:w="1847" w:type="dxa"/>
            <w:noWrap/>
            <w:hideMark/>
          </w:tcPr>
          <w:p w14:paraId="165089F6" w14:textId="77777777" w:rsidR="00D10658" w:rsidRPr="0077024F" w:rsidRDefault="00D10658" w:rsidP="00783666">
            <w:pPr>
              <w:suppressAutoHyphens w:val="0"/>
              <w:rPr>
                <w:rFonts w:ascii="Times New Roman" w:eastAsia="Times New Roman" w:hAnsi="Times New Roman" w:cs="Times New Roman"/>
                <w:i/>
                <w:iCs/>
                <w:color w:val="000000"/>
                <w:lang w:eastAsia="de-DE"/>
              </w:rPr>
            </w:pPr>
          </w:p>
        </w:tc>
        <w:tc>
          <w:tcPr>
            <w:tcW w:w="342" w:type="dxa"/>
          </w:tcPr>
          <w:p w14:paraId="2AC959E4"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184" w:type="dxa"/>
            <w:noWrap/>
            <w:hideMark/>
          </w:tcPr>
          <w:p w14:paraId="098A4A29"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341" w:type="dxa"/>
          </w:tcPr>
          <w:p w14:paraId="194BC191" w14:textId="77777777" w:rsidR="00D10658" w:rsidRPr="0077024F" w:rsidRDefault="00D10658" w:rsidP="00783666">
            <w:pPr>
              <w:suppressAutoHyphens w:val="0"/>
              <w:jc w:val="center"/>
              <w:rPr>
                <w:rFonts w:ascii="Times New Roman" w:eastAsia="Times New Roman" w:hAnsi="Times New Roman" w:cs="Times New Roman"/>
                <w:lang w:eastAsia="de-DE"/>
              </w:rPr>
            </w:pPr>
          </w:p>
        </w:tc>
        <w:tc>
          <w:tcPr>
            <w:tcW w:w="2501" w:type="dxa"/>
            <w:noWrap/>
            <w:hideMark/>
          </w:tcPr>
          <w:p w14:paraId="0A4D93C6" w14:textId="77777777" w:rsidR="00D10658" w:rsidRPr="0077024F" w:rsidRDefault="00D10658" w:rsidP="00783666">
            <w:pPr>
              <w:suppressAutoHyphens w:val="0"/>
              <w:jc w:val="center"/>
              <w:rPr>
                <w:rFonts w:ascii="Times New Roman" w:eastAsia="Times New Roman" w:hAnsi="Times New Roman" w:cs="Times New Roman"/>
                <w:lang w:eastAsia="de-DE"/>
              </w:rPr>
            </w:pPr>
          </w:p>
        </w:tc>
      </w:tr>
      <w:tr w:rsidR="00D10658" w:rsidRPr="0077024F" w14:paraId="61826AB3" w14:textId="77777777" w:rsidTr="00783666">
        <w:trPr>
          <w:trHeight w:val="300"/>
        </w:trPr>
        <w:tc>
          <w:tcPr>
            <w:tcW w:w="2263" w:type="dxa"/>
            <w:noWrap/>
            <w:hideMark/>
          </w:tcPr>
          <w:p w14:paraId="4B2D2AEC"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Pitch</w:t>
            </w:r>
          </w:p>
        </w:tc>
        <w:tc>
          <w:tcPr>
            <w:tcW w:w="1847" w:type="dxa"/>
            <w:noWrap/>
            <w:hideMark/>
          </w:tcPr>
          <w:p w14:paraId="1ED472AF"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0.27 (0.06)</w:t>
            </w:r>
          </w:p>
        </w:tc>
        <w:tc>
          <w:tcPr>
            <w:tcW w:w="342" w:type="dxa"/>
          </w:tcPr>
          <w:p w14:paraId="574059F9"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5AC87A59"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0.24 (0.07)</w:t>
            </w:r>
          </w:p>
        </w:tc>
        <w:tc>
          <w:tcPr>
            <w:tcW w:w="341" w:type="dxa"/>
          </w:tcPr>
          <w:p w14:paraId="580AA0D1"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2AC84EC3"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b/>
                <w:bCs/>
                <w:sz w:val="21"/>
                <w:szCs w:val="21"/>
                <w:lang w:val="en-GB"/>
              </w:rPr>
              <w:t>0.18 (0.06)</w:t>
            </w:r>
          </w:p>
        </w:tc>
      </w:tr>
      <w:tr w:rsidR="00D10658" w:rsidRPr="0077024F" w14:paraId="3797B29B" w14:textId="77777777" w:rsidTr="00783666">
        <w:trPr>
          <w:trHeight w:val="300"/>
        </w:trPr>
        <w:tc>
          <w:tcPr>
            <w:tcW w:w="2263" w:type="dxa"/>
            <w:noWrap/>
            <w:hideMark/>
          </w:tcPr>
          <w:p w14:paraId="63444964"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Melody</w:t>
            </w:r>
          </w:p>
        </w:tc>
        <w:tc>
          <w:tcPr>
            <w:tcW w:w="1847" w:type="dxa"/>
            <w:noWrap/>
            <w:hideMark/>
          </w:tcPr>
          <w:p w14:paraId="4DC05E8A"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0.23 (0.08)</w:t>
            </w:r>
          </w:p>
        </w:tc>
        <w:tc>
          <w:tcPr>
            <w:tcW w:w="342" w:type="dxa"/>
          </w:tcPr>
          <w:p w14:paraId="67F7AC79"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184" w:type="dxa"/>
            <w:noWrap/>
            <w:hideMark/>
          </w:tcPr>
          <w:p w14:paraId="23A07DB8"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0.16 (0.10)</w:t>
            </w:r>
          </w:p>
        </w:tc>
        <w:tc>
          <w:tcPr>
            <w:tcW w:w="341" w:type="dxa"/>
          </w:tcPr>
          <w:p w14:paraId="5F03B490"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noWrap/>
            <w:hideMark/>
          </w:tcPr>
          <w:p w14:paraId="2C32E569"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b/>
                <w:bCs/>
                <w:sz w:val="21"/>
                <w:szCs w:val="21"/>
                <w:lang w:val="en-GB"/>
              </w:rPr>
              <w:t>0.07 (0.08)</w:t>
            </w:r>
          </w:p>
        </w:tc>
      </w:tr>
      <w:tr w:rsidR="00D10658" w:rsidRPr="0077024F" w14:paraId="592388FE" w14:textId="77777777" w:rsidTr="00783666">
        <w:trPr>
          <w:trHeight w:val="300"/>
        </w:trPr>
        <w:tc>
          <w:tcPr>
            <w:tcW w:w="2263" w:type="dxa"/>
            <w:noWrap/>
            <w:hideMark/>
          </w:tcPr>
          <w:p w14:paraId="51ABA665"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Timbre</w:t>
            </w:r>
          </w:p>
        </w:tc>
        <w:tc>
          <w:tcPr>
            <w:tcW w:w="1847" w:type="dxa"/>
            <w:noWrap/>
            <w:hideMark/>
          </w:tcPr>
          <w:p w14:paraId="411B527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0.32 (0.08)</w:t>
            </w:r>
          </w:p>
        </w:tc>
        <w:tc>
          <w:tcPr>
            <w:tcW w:w="342" w:type="dxa"/>
          </w:tcPr>
          <w:p w14:paraId="5037C75E" w14:textId="77777777" w:rsidR="00D10658" w:rsidRPr="0077024F" w:rsidRDefault="00D10658" w:rsidP="00783666">
            <w:pPr>
              <w:suppressAutoHyphens w:val="0"/>
              <w:jc w:val="center"/>
              <w:rPr>
                <w:rFonts w:ascii="Times New Roman" w:hAnsi="Times New Roman" w:cs="Times New Roman"/>
              </w:rPr>
            </w:pPr>
          </w:p>
        </w:tc>
        <w:tc>
          <w:tcPr>
            <w:tcW w:w="2184" w:type="dxa"/>
            <w:noWrap/>
            <w:hideMark/>
          </w:tcPr>
          <w:p w14:paraId="06E85212"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0.29 (0.08)</w:t>
            </w:r>
          </w:p>
        </w:tc>
        <w:tc>
          <w:tcPr>
            <w:tcW w:w="341" w:type="dxa"/>
          </w:tcPr>
          <w:p w14:paraId="19A125C1" w14:textId="77777777" w:rsidR="00D10658" w:rsidRPr="0077024F" w:rsidRDefault="00D10658" w:rsidP="00783666">
            <w:pPr>
              <w:suppressAutoHyphens w:val="0"/>
              <w:jc w:val="center"/>
              <w:rPr>
                <w:rFonts w:ascii="Times New Roman" w:hAnsi="Times New Roman" w:cs="Times New Roman"/>
              </w:rPr>
            </w:pPr>
          </w:p>
        </w:tc>
        <w:tc>
          <w:tcPr>
            <w:tcW w:w="2501" w:type="dxa"/>
            <w:noWrap/>
            <w:hideMark/>
          </w:tcPr>
          <w:p w14:paraId="56320CD7"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sz w:val="21"/>
                <w:szCs w:val="21"/>
                <w:lang w:val="en-GB"/>
              </w:rPr>
              <w:t>0.26 (0.09)</w:t>
            </w:r>
          </w:p>
        </w:tc>
      </w:tr>
      <w:tr w:rsidR="00D10658" w:rsidRPr="0077024F" w14:paraId="2CE0B980" w14:textId="77777777" w:rsidTr="00783666">
        <w:trPr>
          <w:trHeight w:val="255"/>
        </w:trPr>
        <w:tc>
          <w:tcPr>
            <w:tcW w:w="2263" w:type="dxa"/>
            <w:tcBorders>
              <w:bottom w:val="single" w:sz="4" w:space="0" w:color="auto"/>
            </w:tcBorders>
            <w:noWrap/>
            <w:hideMark/>
          </w:tcPr>
          <w:p w14:paraId="434B5FE6" w14:textId="77777777" w:rsidR="00D10658" w:rsidRPr="0077024F" w:rsidRDefault="00D10658" w:rsidP="00783666">
            <w:pPr>
              <w:suppressAutoHyphens w:val="0"/>
              <w:rPr>
                <w:rFonts w:ascii="Times New Roman" w:eastAsia="Times New Roman" w:hAnsi="Times New Roman" w:cs="Times New Roman"/>
                <w:color w:val="000000"/>
                <w:lang w:eastAsia="de-DE"/>
              </w:rPr>
            </w:pPr>
            <w:r w:rsidRPr="0077024F">
              <w:rPr>
                <w:rFonts w:ascii="Times New Roman" w:hAnsi="Times New Roman" w:cs="Times New Roman"/>
              </w:rPr>
              <w:t>Rhythm</w:t>
            </w:r>
          </w:p>
        </w:tc>
        <w:tc>
          <w:tcPr>
            <w:tcW w:w="1847" w:type="dxa"/>
            <w:tcBorders>
              <w:bottom w:val="single" w:sz="4" w:space="0" w:color="auto"/>
            </w:tcBorders>
            <w:noWrap/>
            <w:hideMark/>
          </w:tcPr>
          <w:p w14:paraId="3DAADC69" w14:textId="77777777" w:rsidR="00D10658" w:rsidRPr="0077024F" w:rsidRDefault="00D10658" w:rsidP="00783666">
            <w:pPr>
              <w:suppressAutoHyphens w:val="0"/>
              <w:jc w:val="center"/>
              <w:rPr>
                <w:rFonts w:ascii="Times New Roman" w:eastAsia="Times New Roman" w:hAnsi="Times New Roman" w:cs="Times New Roman"/>
                <w:color w:val="000000"/>
                <w:lang w:eastAsia="de-DE"/>
              </w:rPr>
            </w:pPr>
            <w:r w:rsidRPr="0077024F">
              <w:rPr>
                <w:rFonts w:ascii="Times New Roman" w:eastAsia="Calibri" w:hAnsi="Times New Roman" w:cs="Times New Roman"/>
                <w:sz w:val="21"/>
                <w:szCs w:val="21"/>
                <w:lang w:val="en-GB"/>
              </w:rPr>
              <w:t>0.33 (0.08)</w:t>
            </w:r>
          </w:p>
        </w:tc>
        <w:tc>
          <w:tcPr>
            <w:tcW w:w="342" w:type="dxa"/>
            <w:tcBorders>
              <w:bottom w:val="single" w:sz="4" w:space="0" w:color="auto"/>
            </w:tcBorders>
          </w:tcPr>
          <w:p w14:paraId="5ED68A86" w14:textId="77777777" w:rsidR="00D10658" w:rsidRPr="0077024F" w:rsidRDefault="00D10658" w:rsidP="00783666">
            <w:pPr>
              <w:suppressAutoHyphens w:val="0"/>
              <w:jc w:val="center"/>
              <w:rPr>
                <w:rFonts w:ascii="Times New Roman" w:hAnsi="Times New Roman" w:cs="Times New Roman"/>
              </w:rPr>
            </w:pPr>
          </w:p>
        </w:tc>
        <w:tc>
          <w:tcPr>
            <w:tcW w:w="2184" w:type="dxa"/>
            <w:tcBorders>
              <w:bottom w:val="single" w:sz="4" w:space="0" w:color="auto"/>
            </w:tcBorders>
            <w:noWrap/>
            <w:hideMark/>
          </w:tcPr>
          <w:p w14:paraId="678D2379" w14:textId="77777777" w:rsidR="00D10658" w:rsidRPr="0077024F" w:rsidRDefault="00D10658" w:rsidP="00783666">
            <w:pPr>
              <w:suppressAutoHyphens w:val="0"/>
              <w:jc w:val="center"/>
              <w:rPr>
                <w:rFonts w:ascii="Times New Roman" w:eastAsia="Times New Roman" w:hAnsi="Times New Roman" w:cs="Times New Roman"/>
                <w:b/>
                <w:bCs/>
                <w:color w:val="000000"/>
                <w:lang w:eastAsia="de-DE"/>
              </w:rPr>
            </w:pPr>
            <w:r w:rsidRPr="0077024F">
              <w:rPr>
                <w:rFonts w:ascii="Times New Roman" w:eastAsia="Calibri" w:hAnsi="Times New Roman" w:cs="Times New Roman"/>
                <w:b/>
                <w:bCs/>
                <w:sz w:val="21"/>
                <w:szCs w:val="21"/>
                <w:lang w:val="en-GB"/>
              </w:rPr>
              <w:t>0.32 (0.09)</w:t>
            </w:r>
          </w:p>
        </w:tc>
        <w:tc>
          <w:tcPr>
            <w:tcW w:w="341" w:type="dxa"/>
            <w:tcBorders>
              <w:bottom w:val="single" w:sz="4" w:space="0" w:color="auto"/>
            </w:tcBorders>
          </w:tcPr>
          <w:p w14:paraId="2C96CF45" w14:textId="77777777" w:rsidR="00D10658" w:rsidRPr="0077024F" w:rsidRDefault="00D10658" w:rsidP="00783666">
            <w:pPr>
              <w:suppressAutoHyphens w:val="0"/>
              <w:jc w:val="center"/>
              <w:rPr>
                <w:rFonts w:ascii="Times New Roman" w:hAnsi="Times New Roman" w:cs="Times New Roman"/>
              </w:rPr>
            </w:pPr>
            <w:r w:rsidRPr="0077024F">
              <w:rPr>
                <w:rFonts w:ascii="Times New Roman" w:hAnsi="Times New Roman" w:cs="Times New Roman"/>
              </w:rPr>
              <w:t>&gt;</w:t>
            </w:r>
          </w:p>
        </w:tc>
        <w:tc>
          <w:tcPr>
            <w:tcW w:w="2501" w:type="dxa"/>
            <w:tcBorders>
              <w:bottom w:val="single" w:sz="4" w:space="0" w:color="auto"/>
            </w:tcBorders>
            <w:noWrap/>
            <w:hideMark/>
          </w:tcPr>
          <w:p w14:paraId="309A5CA3" w14:textId="77777777" w:rsidR="00D10658" w:rsidRPr="0077024F" w:rsidRDefault="00D10658" w:rsidP="00783666">
            <w:pPr>
              <w:suppressAutoHyphens w:val="0"/>
              <w:jc w:val="center"/>
              <w:rPr>
                <w:rFonts w:ascii="Times New Roman" w:eastAsia="Times New Roman" w:hAnsi="Times New Roman" w:cs="Times New Roman"/>
                <w:lang w:eastAsia="de-DE"/>
              </w:rPr>
            </w:pPr>
            <w:r w:rsidRPr="0077024F">
              <w:rPr>
                <w:rFonts w:ascii="Times New Roman" w:eastAsia="Calibri" w:hAnsi="Times New Roman" w:cs="Times New Roman"/>
                <w:b/>
                <w:bCs/>
                <w:sz w:val="21"/>
                <w:szCs w:val="21"/>
                <w:lang w:val="en-GB"/>
              </w:rPr>
              <w:t>0.27 (0.08)</w:t>
            </w:r>
          </w:p>
        </w:tc>
      </w:tr>
    </w:tbl>
    <w:p w14:paraId="443926A3" w14:textId="6AE2B764" w:rsidR="00D10658" w:rsidRPr="0077024F" w:rsidRDefault="00D10658" w:rsidP="00D10658">
      <w:pPr>
        <w:spacing w:line="480" w:lineRule="auto"/>
        <w:rPr>
          <w:rFonts w:ascii="Times New Roman" w:eastAsia="Calibri" w:hAnsi="Times New Roman" w:cs="Times New Roman"/>
          <w:i/>
          <w:iCs/>
          <w:color w:val="EE0000"/>
          <w:sz w:val="24"/>
          <w:szCs w:val="24"/>
          <w:lang w:val="en-GB"/>
        </w:rPr>
      </w:pPr>
      <w:r w:rsidRPr="0077024F">
        <w:rPr>
          <w:rFonts w:ascii="Times New Roman" w:hAnsi="Times New Roman" w:cs="Times New Roman"/>
          <w:i/>
          <w:sz w:val="24"/>
          <w:szCs w:val="24"/>
          <w:lang w:val="en-US"/>
        </w:rPr>
        <w:t xml:space="preserve">Note. Descriptive values show mean ratings for the PANAS </w:t>
      </w:r>
      <w:sdt>
        <w:sdtPr>
          <w:rPr>
            <w:rFonts w:ascii="Times New Roman" w:hAnsi="Times New Roman" w:cs="Times New Roman"/>
            <w:i/>
            <w:sz w:val="24"/>
            <w:szCs w:val="24"/>
            <w:lang w:val="en-US"/>
          </w:rPr>
          <w:alias w:val="To edit, see citavi.com/edit"/>
          <w:tag w:val="CitaviPlaceholder#125f6011-cc72-44ff-8ff7-2e35e6fafcd8"/>
          <w:id w:val="1977797233"/>
          <w:placeholder>
            <w:docPart w:val="736B1145573348309F1EC3977A699B1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ODc3NTk5LTMzYTItNDBmOC05OWMzLTFhNjI2ZDEyMWM0OCIsIlJhbmdlTGVuZ3RoIjoyLCJSZWZlcmVuY2VJZCI6IjkyMjVkN2E4LWNiYTEtNDk1MC04OTUzLWEyNWM0NWY3MjU4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jEwMi9aSVMyNDIiLCJVcmlTdHJpbmciOiJodHRwczovL2RvaS5vcmcvMTAuNjEwMi96aXMyND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}</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50</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the Big-Five Domains </w:t>
      </w:r>
      <w:sdt>
        <w:sdtPr>
          <w:rPr>
            <w:rFonts w:ascii="Times New Roman" w:hAnsi="Times New Roman" w:cs="Times New Roman"/>
            <w:i/>
            <w:sz w:val="24"/>
            <w:szCs w:val="24"/>
            <w:lang w:val="en-US"/>
          </w:rPr>
          <w:alias w:val="To edit, see citavi.com/edit"/>
          <w:tag w:val="CitaviPlaceholder#3d3c492c-cb20-4e9b-bbe4-7f4104a23a43"/>
          <w:id w:val="-1001739132"/>
          <w:placeholder>
            <w:docPart w:val="736B1145573348309F1EC3977A699B1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zNjEwN2JlLTM4OWItNDgxMS1hNTczLWIxMGNjOTFiZjgwMSIsIlJhbmdlTGVuZ3RoIjoyLCJSZWZlcmVuY2VJZCI6IjBkMmE4OTU3LWIxYWItNDZjZi04YTVhLWRiYzJkZGQwN2I1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3LzEwMTUtNTc1OS9hMDAwNDgxIiwiVXJpU3RyaW5nIjoiaHR0cHM6Ly9kb2kub3JnLzEwLjEwMjcvMTAxNS01NzU5L2EwMDA0OD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48</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 the Gold-MSI </w:t>
      </w:r>
      <w:sdt>
        <w:sdtPr>
          <w:rPr>
            <w:rFonts w:ascii="Times New Roman" w:hAnsi="Times New Roman" w:cs="Times New Roman"/>
            <w:i/>
            <w:sz w:val="24"/>
            <w:szCs w:val="24"/>
            <w:lang w:val="en-US"/>
          </w:rPr>
          <w:alias w:val="To edit, see citavi.com/edit"/>
          <w:tag w:val="CitaviPlaceholder#a57a3db0-20f7-4a89-b566-693e136e6ce3"/>
          <w:id w:val="-1465655153"/>
          <w:placeholder>
            <w:docPart w:val="736B1145573348309F1EC3977A699B10"/>
          </w:placeholder>
        </w:sdtPr>
        <w:sdtContent>
          <w:r w:rsidRPr="0077024F">
            <w:rPr>
              <w:rFonts w:ascii="Times New Roman" w:hAnsi="Times New Roman" w:cs="Times New Roman"/>
              <w:i/>
              <w:sz w:val="24"/>
              <w:szCs w:val="24"/>
              <w:lang w:val="en-US"/>
            </w:rPr>
            <w:fldChar w:fldCharType="begin"/>
          </w:r>
          <w:r w:rsidR="00E70C7C"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hNmI1NTMyLTI0YzctNGVhNC05ZTI0LTM5MmYzZTZiZTY1NyIsIlJhbmdlTGVuZ3RoIjoyLCJSZWZlcmVuY2VJZCI6ImMzMzA1MWUzLTRmMjUtNDYxNy05ZGFlLTQzZjhhZTI5NmQ1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XVsbGVuc2llZmVuXzIwMTQiLCJDaXRhdGlvbktleVVwZGF0ZVR5cGUiOjAsIkNvbGxhYm9yYXRvcnMiOltdLCJEb2kiOiIxMC4xMzcxL2pvdXJuYWwucG9uZS4wMTAxMDk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AxMDkxIiwiVXJpU3RyaW5nIjoiaHR0cHM6Ly9kb2kub3JnLzEwLjEzNzEvam91cm5hbC5wb25lLjAxMDEwO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jg6NTkiLCJNb2RpZmllZEJ5IjoiX0NocmlzdGluZSBOdXNzYmF1bSIsIklkIjoiYzRmNTFmYjgtMjU5Zi00ZWRhLWJjMjUtMDJkMDlkNDEyOWZjIiwiTW9kaWZpZWRPbiI6IjIwMjMtMDMtMDNUMjE6Mjg6NTkiLCJQcm9qZWN0Ijp7IiRyZWYiOiI1In19XSwiTnVtYmVyIjoiMiIsIk9yZ2FuaXphdGlvbnMiOltdLCJPdGhlcnNJbnZvbHZlZCI6W10sIlBhZ2VSYW5nZSI6IjxzcD5cclxuICA8bnM+T21pdDwvbnM+XHJcbiAgPG9zPmU4OTY0Mjwvb3M+XHJcbiAgPHBzPmU4OTY0MjwvcHM+XHJcbjwvc3A+XHJcbjxvcz5lODk2NDI8L29zPiIsIlBlcmlvZGljYWwiOnsiJGlkIjoiMTI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49</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AQ score were calculated based on </w:t>
      </w:r>
      <w:sdt>
        <w:sdtPr>
          <w:rPr>
            <w:rFonts w:ascii="Times New Roman" w:hAnsi="Times New Roman" w:cs="Times New Roman"/>
            <w:i/>
            <w:sz w:val="24"/>
            <w:szCs w:val="24"/>
            <w:lang w:val="en-US"/>
          </w:rPr>
          <w:alias w:val="To edit, see citavi.com/edit"/>
          <w:tag w:val="CitaviPlaceholder#97f2d27b-9c62-4d6e-b49b-dcd50cdc45ea"/>
          <w:id w:val="927849426"/>
          <w:placeholder>
            <w:docPart w:val="736B1145573348309F1EC3977A699B1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djMGMyMjE1LTBiOGItNDEwYS1hN2FmLWIwYTQ2YWU4Y2JjZCIsIkVudHJpZXMiOlt7IiRpZCI6IjIiLCIkdHlwZSI6IlN3aXNzQWNhZGVtaWMuQ2l0YXZpLkNpdGF0aW9ucy5Xb3JkUGxhY2Vob2xkZXJFbnRyeSwgU3dpc3NBY2FkZW1pYy5DaXRhdmkiLCJJZCI6IjUwZWRjOTU0LTFmNTEtNDg1Mi05YWNlLTA5MjJlNGY0ZDc5NCIsIlJhbmdlTGVuZ3RoIjoyLCJSZWZlcmVuY2VJZCI6ImU3NzEwZjFkLWIzYzYtNGVlMS05ZDQyLTIwZmJiZTg4Mjk5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MTA4MDMtMDA4LTA1MzgteCIsIlVyaVN0cmluZyI6Imh0dHBzOi8vZG9pLm9yZy8xMC4xMDA3L3MxMDgwMy0wMDgtMDUzOC14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mE5MTEzZDE3LWU2NjAtNDQ1Ny1hNzNlLTI5YTEwZmU0OWUzOC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UE1DMjUxNjUzOCIsIlVyaVN0cmluZyI6Imh0dHBzOi8vd3d3Lm5jYmkubmxtLm5paC5nb3YvcG1jL2FydGljbGVzL1BNQzI1MTY1Mz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M2NiMzY4MGYtYjYzMy00ODdkLTgxMjQtNWZkZDEwMjhiYzVmIiwiTW9kaWZpZWRPbiI6IjIwMTktMDItMjFUMTI6NTA6NTQ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ODMwMjAxMyIsIlVyaVN0cmluZyI6Imh0dHA6Ly93d3cubmNiaS5ubG0ubmloLmdvdi9wdWJtZWQvMTgzMDIwMTM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w:t>
      </w:r>
      <w:sdt>
        <w:sdtPr>
          <w:rPr>
            <w:rFonts w:ascii="Times New Roman" w:hAnsi="Times New Roman" w:cs="Times New Roman"/>
            <w:i/>
            <w:sz w:val="24"/>
            <w:szCs w:val="24"/>
            <w:lang w:val="en-US"/>
          </w:rPr>
          <w:alias w:val="To edit, see citavi.com/edit"/>
          <w:tag w:val="CitaviPlaceholder#576f6763-c4f7-420d-9508-86d8c42ef30b"/>
          <w:id w:val="1798643487"/>
          <w:placeholder>
            <w:docPart w:val="736B1145573348309F1EC3977A699B10"/>
          </w:placeholder>
        </w:sdtPr>
        <w:sdtContent>
          <w:r w:rsidRPr="0077024F">
            <w:rPr>
              <w:rFonts w:ascii="Times New Roman" w:hAnsi="Times New Roman" w:cs="Times New Roman"/>
              <w:i/>
              <w:sz w:val="24"/>
              <w:szCs w:val="24"/>
              <w:lang w:val="en-US"/>
            </w:rPr>
            <w:fldChar w:fldCharType="begin"/>
          </w:r>
          <w:r w:rsidR="00AB6510" w:rsidRPr="0077024F">
            <w:rPr>
              <w:rFonts w:ascii="Times New Roman" w:hAnsi="Times New Roman" w:cs="Times New Roman"/>
              <w:i/>
              <w:sz w:val="24"/>
              <w:szCs w:val="24"/>
              <w:lang w:val="en-US"/>
            </w:rPr>
            <w:instrText>ADDIN CitaviPlaceholder{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A3L3MxMDgwMy0wMDgtMDUzOC14IiwiVXJpU3RyaW5nIjoiaHR0cHM6Ly9kb2kub3JnLzEwLjEwMDcvczEwODAzLTAwOC0wNTM4LX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TkxMTNkMTctZTY2MC00NDU3LWE3M2UtMjlhMTBmZTQ5ZTM4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yNTE2NTM4IiwiVXJpU3RyaW5nIjoiaHR0cHM6Ly93d3cubmNiaS5ubG0ubmloLmdvdi9wbWMvYXJ0aWNsZXMvUE1DMjUxNjUz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iwiQ3JlYXRlZE9uIjoiMjAxOS0wMi0yMVQxMjo1MDo0NiIsIk1vZGlmaWVkQnkiOiJfQ2hyaXN0aW5lIiwiSWQiOiIzY2IzNjgwZi1iNjMzLTQ4N2QtODEyNC01ZmRkMTAyOGJjNWYiLCJNb2RpZmllZE9uIjoiMjAxOS0wMi0yMVQxMjo1MDo1NC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4MzAyMDEzIiwiVXJpU3RyaW5nIjoiaHR0cDovL3d3dy5uY2JpLm5sbS5uaWguZ292L3B1Ym1lZC8xODMwMjAxM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}</w:instrText>
          </w:r>
          <w:r w:rsidRPr="0077024F">
            <w:rPr>
              <w:rFonts w:ascii="Times New Roman" w:hAnsi="Times New Roman" w:cs="Times New Roman"/>
              <w:i/>
              <w:sz w:val="24"/>
              <w:szCs w:val="24"/>
              <w:lang w:val="en-US"/>
            </w:rPr>
            <w:fldChar w:fldCharType="separate"/>
          </w:r>
          <w:r w:rsidR="00783666" w:rsidRPr="0077024F">
            <w:rPr>
              <w:rFonts w:ascii="Times New Roman" w:hAnsi="Times New Roman" w:cs="Times New Roman"/>
              <w:i/>
              <w:sz w:val="24"/>
              <w:szCs w:val="24"/>
              <w:vertAlign w:val="superscript"/>
              <w:lang w:val="en-US"/>
            </w:rPr>
            <w:t>74</w:t>
          </w:r>
          <w:r w:rsidRPr="0077024F">
            <w:rPr>
              <w:rFonts w:ascii="Times New Roman" w:hAnsi="Times New Roman" w:cs="Times New Roman"/>
              <w:i/>
              <w:sz w:val="24"/>
              <w:szCs w:val="24"/>
              <w:lang w:val="en-US"/>
            </w:rPr>
            <w:fldChar w:fldCharType="end"/>
          </w:r>
        </w:sdtContent>
      </w:sdt>
      <w:r w:rsidRPr="0077024F">
        <w:rPr>
          <w:rFonts w:ascii="Times New Roman" w:hAnsi="Times New Roman" w:cs="Times New Roman"/>
          <w:i/>
          <w:sz w:val="24"/>
          <w:szCs w:val="24"/>
          <w:lang w:val="en-US"/>
        </w:rPr>
        <w:t xml:space="preserve"> and</w:t>
      </w:r>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7ec3b3cf-248b-4f29-8b7f-8dd007c58ff6"/>
          <w:id w:val="935782264"/>
          <w:placeholder>
            <w:docPart w:val="736B1145573348309F1EC3977A699B1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2VmNzVjY2NmLTExYjItNDg1Ny1iNjI5LTUzY2U3NmNiYjU5NiIsIkVudHJpZXMiOlt7IiRpZCI6IjIiLCIkdHlwZSI6IlN3aXNzQWNhZGVtaWMuQ2l0YXZpLkNpdGF0aW9ucy5Xb3JkUGxhY2Vob2xkZXJFbnRyeSwgU3dpc3NBY2FkZW1pYy5DaXRhdmkiLCJJZCI6IjE2ZGNlNzBjLTBjNDUtNDc0Zi04NDUyLTJiNmNjYzA5ZTk5ZiIsIlJhbmdlTGVuZ3RoIjoyLCJSZWZlcmVuY2VJZCI6IjNjMzFlYjQ0LTFmZWEtNDQ2Ny1hNjUyLTIwMWZjNmVmMGRmO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rPr>
        <w:t xml:space="preserve"> </w:t>
      </w:r>
      <w:sdt>
        <w:sdtPr>
          <w:rPr>
            <w:rFonts w:ascii="Times New Roman" w:hAnsi="Times New Roman" w:cs="Times New Roman"/>
            <w:i/>
            <w:sz w:val="24"/>
            <w:szCs w:val="24"/>
          </w:rPr>
          <w:alias w:val="To edit, see citavi.com/edit"/>
          <w:tag w:val="CitaviPlaceholder#892c5f15-1f4d-4c2f-9149-ed04657b7254"/>
          <w:id w:val="1386672444"/>
          <w:placeholder>
            <w:docPart w:val="736B1145573348309F1EC3977A699B10"/>
          </w:placeholder>
        </w:sdtPr>
        <w:sdtContent>
          <w:r w:rsidRPr="0077024F">
            <w:rPr>
              <w:rFonts w:ascii="Times New Roman" w:hAnsi="Times New Roman" w:cs="Times New Roman"/>
              <w:i/>
              <w:noProof/>
              <w:sz w:val="24"/>
              <w:szCs w:val="24"/>
            </w:rPr>
            <w:fldChar w:fldCharType="begin"/>
          </w:r>
          <w:r w:rsidR="00AB6510" w:rsidRPr="0077024F">
            <w:rPr>
              <w:rFonts w:ascii="Times New Roman" w:hAnsi="Times New Roman" w:cs="Times New Roman"/>
              <w:i/>
              <w:noProof/>
              <w:sz w:val="24"/>
              <w:szCs w:val="24"/>
            </w:rPr>
            <w:instrText>ADDIN CitaviPlaceholder{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U8L24+XHJcbiAgPGluPnRydWU8L2luPlxyXG4gIDxvcz41PC9vcz5cclxuICA8cHM+NTwvcHM+XHJcbjwvc3A+XHJcbjxlcD5cclxuICA8bj4xNzwvbj5cclxuICA8aW4+dHJ1ZTwvaW4+XHJcbiAgPG9zPjE3PC9vcz5cclxuICA8cHM+MTc8L3BzPlxyXG48L2VwPlxyXG48b3M+NS0xNzwvb3M+IiwiUGVyaW9kaWNhbCI6eyIkaWQiOiIxM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}</w:instrText>
          </w:r>
          <w:r w:rsidRPr="0077024F">
            <w:rPr>
              <w:rFonts w:ascii="Times New Roman" w:hAnsi="Times New Roman" w:cs="Times New Roman"/>
              <w:i/>
              <w:noProof/>
              <w:sz w:val="24"/>
              <w:szCs w:val="24"/>
            </w:rPr>
            <w:fldChar w:fldCharType="separate"/>
          </w:r>
          <w:r w:rsidR="00783666" w:rsidRPr="0077024F">
            <w:rPr>
              <w:rFonts w:ascii="Times New Roman" w:hAnsi="Times New Roman" w:cs="Times New Roman"/>
              <w:i/>
              <w:noProof/>
              <w:sz w:val="24"/>
              <w:szCs w:val="24"/>
              <w:vertAlign w:val="superscript"/>
              <w:lang w:val="en-US"/>
            </w:rPr>
            <w:t>46</w:t>
          </w:r>
          <w:r w:rsidRPr="0077024F">
            <w:rPr>
              <w:rFonts w:ascii="Times New Roman" w:hAnsi="Times New Roman" w:cs="Times New Roman"/>
              <w:i/>
              <w:noProof/>
              <w:sz w:val="24"/>
              <w:szCs w:val="24"/>
            </w:rPr>
            <w:fldChar w:fldCharType="end"/>
          </w:r>
        </w:sdtContent>
      </w:sdt>
      <w:r w:rsidRPr="0077024F">
        <w:rPr>
          <w:rFonts w:ascii="Times New Roman" w:hAnsi="Times New Roman" w:cs="Times New Roman"/>
          <w:i/>
          <w:sz w:val="24"/>
          <w:szCs w:val="24"/>
          <w:lang w:val="en-US"/>
        </w:rPr>
        <w:t xml:space="preserve">. </w:t>
      </w:r>
      <w:r w:rsidRPr="0077024F">
        <w:rPr>
          <w:rFonts w:ascii="Times New Roman" w:eastAsia="Calibri" w:hAnsi="Times New Roman" w:cs="Times New Roman"/>
          <w:i/>
          <w:iCs/>
          <w:sz w:val="24"/>
          <w:szCs w:val="24"/>
          <w:lang w:val="en-GB"/>
        </w:rPr>
        <w:t xml:space="preserve">Comparison signs (“&gt;” or “&lt;”) indicate significant differences. For a full report of statistical details, please refer to </w:t>
      </w:r>
      <w:r w:rsidRPr="0077024F">
        <w:rPr>
          <w:rFonts w:ascii="Times New Roman" w:eastAsia="Calibri" w:hAnsi="Times New Roman" w:cs="Times New Roman"/>
          <w:i/>
          <w:iCs/>
          <w:sz w:val="24"/>
          <w:szCs w:val="24"/>
          <w:lang w:val="en-GB"/>
        </w:rPr>
        <w:lastRenderedPageBreak/>
        <w:t>OSF.</w:t>
      </w:r>
      <w:bookmarkStart w:id="77" w:name="_Hlk207813842"/>
      <w:r w:rsidRPr="0077024F">
        <w:rPr>
          <w:rFonts w:ascii="Times New Roman" w:eastAsia="Calibri" w:hAnsi="Times New Roman" w:cs="Times New Roman"/>
          <w:i/>
          <w:iCs/>
          <w:sz w:val="24"/>
          <w:szCs w:val="24"/>
          <w:lang w:val="en-GB"/>
        </w:rPr>
        <w:t xml:space="preserve"> For a detailed description and discussion of the differences between professional musicians and non-musicians, please refer to the previous publication </w:t>
      </w:r>
      <w:sdt>
        <w:sdtPr>
          <w:rPr>
            <w:rFonts w:ascii="Times New Roman" w:eastAsia="Calibri" w:hAnsi="Times New Roman" w:cs="Times New Roman"/>
            <w:i/>
            <w:iCs/>
            <w:sz w:val="24"/>
            <w:szCs w:val="24"/>
            <w:lang w:val="en-GB"/>
          </w:rPr>
          <w:alias w:val="To edit, see citavi.com/edit"/>
          <w:tag w:val="CitaviPlaceholder#965c5e16-40b7-4f07-8dce-0d5bd992005e"/>
          <w:id w:val="-606116367"/>
          <w:placeholder>
            <w:docPart w:val="38FB087CA11C4012B89153E514CD46A9"/>
          </w:placeholder>
        </w:sdtPr>
        <w:sdtContent>
          <w:r w:rsidRPr="0077024F">
            <w:rPr>
              <w:rFonts w:ascii="Times New Roman" w:eastAsia="Calibri" w:hAnsi="Times New Roman" w:cs="Times New Roman"/>
              <w:i/>
              <w:iCs/>
              <w:sz w:val="24"/>
              <w:szCs w:val="24"/>
              <w:lang w:val="en-GB"/>
            </w:rPr>
            <w:fldChar w:fldCharType="begin"/>
          </w:r>
          <w:r w:rsidR="00AB6510" w:rsidRPr="0077024F">
            <w:rPr>
              <w:rFonts w:ascii="Times New Roman" w:eastAsia="Calibri" w:hAnsi="Times New Roman" w:cs="Times New Roman"/>
              <w:i/>
              <w:iCs/>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ZTg5YzI2LWM2MDAtNDg4OS04ODA4LTdiNjE3NTYwZDNmN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X1dLCJGb3JtYXR0ZWRUZXh0Ijp7IiRpZCI6IjE1IiwiQ291bnQiOjEsIlRleHRVbml0cyI6W3siJGlkIjoiMTYiLCJGb250U3R5bGUiOnsiJGlkIjoiMTciLCJTdXBlcnNjcmlwdCI6dHJ1ZX0sIlJlYWRpbmdPcmRlciI6MSwiVGV4dCI6IjE0In1dfSwiVGFnIjoiQ2l0YXZpUGxhY2Vob2xkZXIjOTY1YzVlMTYtNDBiNy00ZjA3LThkY2UtMGQ1YmQ5OTIwMDVlIiwiVGV4dCI6IjE0IiwiV0FJVmVyc2lvbiI6IjYuMTEuMC4wIn0=}</w:instrText>
          </w:r>
          <w:r w:rsidRPr="0077024F">
            <w:rPr>
              <w:rFonts w:ascii="Times New Roman" w:eastAsia="Calibri" w:hAnsi="Times New Roman" w:cs="Times New Roman"/>
              <w:i/>
              <w:iCs/>
              <w:sz w:val="24"/>
              <w:szCs w:val="24"/>
              <w:lang w:val="en-GB"/>
            </w:rPr>
            <w:fldChar w:fldCharType="separate"/>
          </w:r>
          <w:r w:rsidR="00783666" w:rsidRPr="0077024F">
            <w:rPr>
              <w:rFonts w:ascii="Times New Roman" w:eastAsia="Calibri" w:hAnsi="Times New Roman" w:cs="Times New Roman"/>
              <w:i/>
              <w:iCs/>
              <w:sz w:val="24"/>
              <w:szCs w:val="24"/>
              <w:vertAlign w:val="superscript"/>
              <w:lang w:val="en-GB"/>
            </w:rPr>
            <w:t>14</w:t>
          </w:r>
          <w:r w:rsidRPr="0077024F">
            <w:rPr>
              <w:rFonts w:ascii="Times New Roman" w:eastAsia="Calibri" w:hAnsi="Times New Roman" w:cs="Times New Roman"/>
              <w:i/>
              <w:iCs/>
              <w:sz w:val="24"/>
              <w:szCs w:val="24"/>
              <w:lang w:val="en-GB"/>
            </w:rPr>
            <w:fldChar w:fldCharType="end"/>
          </w:r>
        </w:sdtContent>
      </w:sdt>
      <w:r w:rsidRPr="0077024F">
        <w:rPr>
          <w:rFonts w:ascii="Times New Roman" w:eastAsia="Calibri" w:hAnsi="Times New Roman" w:cs="Times New Roman"/>
          <w:i/>
          <w:iCs/>
          <w:sz w:val="24"/>
          <w:szCs w:val="24"/>
          <w:lang w:val="en-GB"/>
        </w:rPr>
        <w:t>.</w:t>
      </w:r>
      <w:bookmarkEnd w:id="77"/>
    </w:p>
    <w:p w14:paraId="3C2F0634" w14:textId="77777777" w:rsidR="00D10658" w:rsidRPr="0077024F" w:rsidRDefault="00D10658" w:rsidP="00D10658">
      <w:pPr>
        <w:spacing w:line="480" w:lineRule="auto"/>
        <w:contextualSpacing/>
        <w:rPr>
          <w:rFonts w:ascii="Times New Roman" w:hAnsi="Times New Roman" w:cs="Times New Roman"/>
          <w:sz w:val="24"/>
          <w:szCs w:val="24"/>
          <w:lang w:val="en-US"/>
        </w:rPr>
      </w:pPr>
    </w:p>
    <w:p w14:paraId="730DCE4E" w14:textId="77777777" w:rsidR="00D10658" w:rsidRPr="0077024F" w:rsidRDefault="00D10658" w:rsidP="00D10658">
      <w:pPr>
        <w:pStyle w:val="Beschriftung"/>
        <w:keepNext/>
        <w:rPr>
          <w:rFonts w:ascii="Times New Roman" w:hAnsi="Times New Roman" w:cs="Times New Roman"/>
          <w:b/>
          <w:i w:val="0"/>
          <w:color w:val="auto"/>
          <w:sz w:val="24"/>
          <w:szCs w:val="24"/>
          <w:lang w:val="en-US"/>
        </w:rPr>
      </w:pPr>
      <w:r w:rsidRPr="0077024F">
        <w:rPr>
          <w:rFonts w:ascii="Times New Roman" w:hAnsi="Times New Roman" w:cs="Times New Roman"/>
          <w:b/>
          <w:i w:val="0"/>
          <w:color w:val="auto"/>
          <w:sz w:val="24"/>
          <w:szCs w:val="24"/>
          <w:lang w:val="en-US"/>
        </w:rPr>
        <w:t>Table 5</w:t>
      </w:r>
    </w:p>
    <w:p w14:paraId="73B0893C" w14:textId="77777777" w:rsidR="00D10658" w:rsidRPr="0077024F" w:rsidRDefault="00D10658" w:rsidP="00D10658">
      <w:pPr>
        <w:rPr>
          <w:rFonts w:ascii="Times New Roman" w:hAnsi="Times New Roman" w:cs="Times New Roman"/>
          <w:i/>
          <w:lang w:val="en-US"/>
        </w:rPr>
      </w:pPr>
      <w:r w:rsidRPr="0077024F">
        <w:rPr>
          <w:rFonts w:ascii="Times New Roman" w:hAnsi="Times New Roman" w:cs="Times New Roman"/>
          <w:i/>
          <w:lang w:val="en-US"/>
        </w:rPr>
        <w:t>Results of the 4 × 3 × 3 mixed-effects ANOVA on the mean proportion of correct responses</w:t>
      </w:r>
    </w:p>
    <w:tbl>
      <w:tblPr>
        <w:tblW w:w="9340" w:type="dxa"/>
        <w:tblCellMar>
          <w:left w:w="70" w:type="dxa"/>
          <w:right w:w="70" w:type="dxa"/>
        </w:tblCellMar>
        <w:tblLook w:val="04A0" w:firstRow="1" w:lastRow="0" w:firstColumn="1" w:lastColumn="0" w:noHBand="0" w:noVBand="1"/>
      </w:tblPr>
      <w:tblGrid>
        <w:gridCol w:w="3060"/>
        <w:gridCol w:w="760"/>
        <w:gridCol w:w="820"/>
        <w:gridCol w:w="960"/>
        <w:gridCol w:w="700"/>
        <w:gridCol w:w="1840"/>
        <w:gridCol w:w="1200"/>
      </w:tblGrid>
      <w:tr w:rsidR="00D10658" w:rsidRPr="0077024F" w14:paraId="52D65716" w14:textId="77777777" w:rsidTr="00783666">
        <w:trPr>
          <w:trHeight w:val="300"/>
        </w:trPr>
        <w:tc>
          <w:tcPr>
            <w:tcW w:w="3060" w:type="dxa"/>
            <w:tcBorders>
              <w:top w:val="single" w:sz="4" w:space="0" w:color="auto"/>
              <w:left w:val="nil"/>
              <w:bottom w:val="single" w:sz="4" w:space="0" w:color="auto"/>
              <w:right w:val="nil"/>
            </w:tcBorders>
            <w:noWrap/>
            <w:vAlign w:val="bottom"/>
            <w:hideMark/>
          </w:tcPr>
          <w:p w14:paraId="568DA93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 </w:t>
            </w:r>
          </w:p>
        </w:tc>
        <w:tc>
          <w:tcPr>
            <w:tcW w:w="760" w:type="dxa"/>
            <w:tcBorders>
              <w:top w:val="single" w:sz="4" w:space="0" w:color="auto"/>
              <w:left w:val="nil"/>
              <w:bottom w:val="single" w:sz="4" w:space="0" w:color="auto"/>
              <w:right w:val="nil"/>
            </w:tcBorders>
            <w:noWrap/>
            <w:vAlign w:val="bottom"/>
            <w:hideMark/>
          </w:tcPr>
          <w:p w14:paraId="13A1D53D"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df1</w:t>
            </w:r>
          </w:p>
        </w:tc>
        <w:tc>
          <w:tcPr>
            <w:tcW w:w="820" w:type="dxa"/>
            <w:tcBorders>
              <w:top w:val="single" w:sz="4" w:space="0" w:color="auto"/>
              <w:left w:val="nil"/>
              <w:bottom w:val="single" w:sz="4" w:space="0" w:color="auto"/>
              <w:right w:val="nil"/>
            </w:tcBorders>
            <w:noWrap/>
            <w:vAlign w:val="bottom"/>
            <w:hideMark/>
          </w:tcPr>
          <w:p w14:paraId="427E3D5B"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df2</w:t>
            </w:r>
          </w:p>
        </w:tc>
        <w:tc>
          <w:tcPr>
            <w:tcW w:w="960" w:type="dxa"/>
            <w:tcBorders>
              <w:top w:val="single" w:sz="4" w:space="0" w:color="auto"/>
              <w:left w:val="nil"/>
              <w:bottom w:val="single" w:sz="4" w:space="0" w:color="auto"/>
              <w:right w:val="nil"/>
            </w:tcBorders>
            <w:noWrap/>
            <w:vAlign w:val="bottom"/>
            <w:hideMark/>
          </w:tcPr>
          <w:p w14:paraId="0004AEBE"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F</w:t>
            </w:r>
          </w:p>
        </w:tc>
        <w:tc>
          <w:tcPr>
            <w:tcW w:w="700" w:type="dxa"/>
            <w:tcBorders>
              <w:top w:val="single" w:sz="4" w:space="0" w:color="auto"/>
              <w:left w:val="nil"/>
              <w:bottom w:val="single" w:sz="4" w:space="0" w:color="auto"/>
              <w:right w:val="nil"/>
            </w:tcBorders>
            <w:noWrap/>
            <w:vAlign w:val="bottom"/>
            <w:hideMark/>
          </w:tcPr>
          <w:p w14:paraId="4EB06AF7"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p</w:t>
            </w:r>
          </w:p>
        </w:tc>
        <w:tc>
          <w:tcPr>
            <w:tcW w:w="1840" w:type="dxa"/>
            <w:tcBorders>
              <w:top w:val="single" w:sz="4" w:space="0" w:color="auto"/>
              <w:left w:val="nil"/>
              <w:bottom w:val="single" w:sz="4" w:space="0" w:color="auto"/>
              <w:right w:val="nil"/>
            </w:tcBorders>
            <w:noWrap/>
            <w:vAlign w:val="bottom"/>
            <w:hideMark/>
          </w:tcPr>
          <w:p w14:paraId="61046B8F"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eastAsia="Times New Roman" w:hAnsi="Times New Roman" w:cs="Times New Roman"/>
                <w:b/>
                <w:bCs/>
                <w:color w:val="000000"/>
                <w:lang w:val="en-US" w:eastAsia="de-DE"/>
              </w:rPr>
              <w:t>Ω</w:t>
            </w:r>
            <w:r w:rsidRPr="0077024F">
              <w:rPr>
                <w:rFonts w:ascii="Times New Roman" w:eastAsia="Times New Roman" w:hAnsi="Times New Roman" w:cs="Times New Roman"/>
                <w:b/>
                <w:bCs/>
                <w:color w:val="000000"/>
                <w:vertAlign w:val="subscript"/>
                <w:lang w:val="en-US" w:eastAsia="de-DE"/>
              </w:rPr>
              <w:t>p</w:t>
            </w:r>
            <w:r w:rsidRPr="0077024F">
              <w:rPr>
                <w:rFonts w:ascii="Times New Roman" w:eastAsia="Times New Roman" w:hAnsi="Times New Roman" w:cs="Times New Roman"/>
                <w:b/>
                <w:bCs/>
                <w:color w:val="000000"/>
                <w:vertAlign w:val="superscript"/>
                <w:lang w:val="en-US" w:eastAsia="de-DE"/>
              </w:rPr>
              <w:t>2</w:t>
            </w:r>
            <w:r w:rsidRPr="0077024F">
              <w:rPr>
                <w:rFonts w:ascii="Times New Roman" w:eastAsia="Times New Roman" w:hAnsi="Times New Roman" w:cs="Times New Roman"/>
                <w:b/>
                <w:bCs/>
                <w:color w:val="000000"/>
                <w:lang w:val="en-US" w:eastAsia="de-DE"/>
              </w:rPr>
              <w:t xml:space="preserve"> [95%-CI]</w:t>
            </w:r>
          </w:p>
        </w:tc>
        <w:tc>
          <w:tcPr>
            <w:tcW w:w="1200" w:type="dxa"/>
            <w:tcBorders>
              <w:top w:val="single" w:sz="4" w:space="0" w:color="auto"/>
              <w:left w:val="nil"/>
              <w:bottom w:val="single" w:sz="4" w:space="0" w:color="auto"/>
              <w:right w:val="nil"/>
            </w:tcBorders>
            <w:noWrap/>
            <w:vAlign w:val="bottom"/>
            <w:hideMark/>
          </w:tcPr>
          <w:p w14:paraId="019F2EE2" w14:textId="77777777" w:rsidR="00D10658" w:rsidRPr="0077024F" w:rsidRDefault="00D10658" w:rsidP="00783666">
            <w:pPr>
              <w:suppressAutoHyphens w:val="0"/>
              <w:spacing w:after="0" w:line="240" w:lineRule="auto"/>
              <w:jc w:val="center"/>
              <w:rPr>
                <w:rFonts w:ascii="Times New Roman" w:eastAsia="Times New Roman" w:hAnsi="Times New Roman" w:cs="Times New Roman"/>
                <w:b/>
                <w:bCs/>
                <w:color w:val="000000"/>
                <w:lang w:val="en-US" w:eastAsia="de-DE"/>
              </w:rPr>
            </w:pPr>
            <w:r w:rsidRPr="0077024F">
              <w:rPr>
                <w:rFonts w:ascii="Times New Roman" w:hAnsi="Times New Roman" w:cs="Times New Roman"/>
                <w:b/>
                <w:i/>
                <w:iCs/>
                <w:sz w:val="23"/>
                <w:szCs w:val="23"/>
              </w:rPr>
              <w:t>ε</w:t>
            </w:r>
            <w:r w:rsidRPr="0077024F">
              <w:rPr>
                <w:rFonts w:ascii="Times New Roman" w:hAnsi="Times New Roman" w:cs="Times New Roman"/>
                <w:b/>
                <w:sz w:val="16"/>
                <w:szCs w:val="16"/>
                <w:vertAlign w:val="subscript"/>
                <w:lang w:val="en-US"/>
              </w:rPr>
              <w:t>HF</w:t>
            </w:r>
            <w:r w:rsidRPr="0077024F">
              <w:rPr>
                <w:rFonts w:ascii="Times New Roman" w:hAnsi="Times New Roman" w:cs="Times New Roman"/>
                <w:b/>
                <w:sz w:val="16"/>
                <w:szCs w:val="16"/>
                <w:lang w:val="en-US"/>
              </w:rPr>
              <w:t xml:space="preserve"> </w:t>
            </w:r>
          </w:p>
        </w:tc>
      </w:tr>
      <w:tr w:rsidR="00D10658" w:rsidRPr="0077024F" w14:paraId="6777A08F" w14:textId="77777777" w:rsidTr="00783666">
        <w:trPr>
          <w:trHeight w:val="300"/>
        </w:trPr>
        <w:tc>
          <w:tcPr>
            <w:tcW w:w="3060" w:type="dxa"/>
            <w:tcBorders>
              <w:top w:val="nil"/>
              <w:left w:val="nil"/>
              <w:bottom w:val="nil"/>
              <w:right w:val="nil"/>
            </w:tcBorders>
            <w:noWrap/>
            <w:vAlign w:val="bottom"/>
            <w:hideMark/>
          </w:tcPr>
          <w:p w14:paraId="03D7CFAC"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w:t>
            </w:r>
          </w:p>
        </w:tc>
        <w:tc>
          <w:tcPr>
            <w:tcW w:w="760" w:type="dxa"/>
            <w:tcBorders>
              <w:top w:val="nil"/>
              <w:left w:val="nil"/>
              <w:bottom w:val="nil"/>
              <w:right w:val="nil"/>
            </w:tcBorders>
            <w:noWrap/>
            <w:vAlign w:val="bottom"/>
            <w:hideMark/>
          </w:tcPr>
          <w:p w14:paraId="0946AEE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w:t>
            </w:r>
          </w:p>
        </w:tc>
        <w:tc>
          <w:tcPr>
            <w:tcW w:w="820" w:type="dxa"/>
            <w:tcBorders>
              <w:top w:val="nil"/>
              <w:left w:val="nil"/>
              <w:bottom w:val="nil"/>
              <w:right w:val="nil"/>
            </w:tcBorders>
            <w:noWrap/>
            <w:vAlign w:val="bottom"/>
            <w:hideMark/>
          </w:tcPr>
          <w:p w14:paraId="77B0E7AC"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163</w:t>
            </w:r>
          </w:p>
        </w:tc>
        <w:tc>
          <w:tcPr>
            <w:tcW w:w="960" w:type="dxa"/>
            <w:tcBorders>
              <w:top w:val="nil"/>
              <w:left w:val="nil"/>
              <w:bottom w:val="nil"/>
              <w:right w:val="nil"/>
            </w:tcBorders>
            <w:noWrap/>
            <w:vAlign w:val="bottom"/>
            <w:hideMark/>
          </w:tcPr>
          <w:p w14:paraId="58B4B92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1.96</w:t>
            </w:r>
          </w:p>
        </w:tc>
        <w:tc>
          <w:tcPr>
            <w:tcW w:w="700" w:type="dxa"/>
            <w:tcBorders>
              <w:top w:val="nil"/>
              <w:left w:val="nil"/>
              <w:bottom w:val="nil"/>
              <w:right w:val="nil"/>
            </w:tcBorders>
            <w:noWrap/>
            <w:vAlign w:val="bottom"/>
            <w:hideMark/>
          </w:tcPr>
          <w:p w14:paraId="2830F1C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.144</w:t>
            </w:r>
          </w:p>
        </w:tc>
        <w:tc>
          <w:tcPr>
            <w:tcW w:w="1840" w:type="dxa"/>
            <w:tcBorders>
              <w:top w:val="nil"/>
              <w:left w:val="nil"/>
              <w:bottom w:val="nil"/>
              <w:right w:val="nil"/>
            </w:tcBorders>
            <w:noWrap/>
            <w:vAlign w:val="bottom"/>
            <w:hideMark/>
          </w:tcPr>
          <w:p w14:paraId="78B73CF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.01 [.00, .06]</w:t>
            </w:r>
          </w:p>
        </w:tc>
        <w:tc>
          <w:tcPr>
            <w:tcW w:w="1200" w:type="dxa"/>
            <w:tcBorders>
              <w:top w:val="nil"/>
              <w:left w:val="nil"/>
              <w:bottom w:val="nil"/>
              <w:right w:val="nil"/>
            </w:tcBorders>
            <w:noWrap/>
            <w:vAlign w:val="bottom"/>
            <w:hideMark/>
          </w:tcPr>
          <w:p w14:paraId="28ABF23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0C0C25D9" w14:textId="77777777" w:rsidTr="00783666">
        <w:trPr>
          <w:trHeight w:val="300"/>
        </w:trPr>
        <w:tc>
          <w:tcPr>
            <w:tcW w:w="3060" w:type="dxa"/>
            <w:tcBorders>
              <w:top w:val="nil"/>
              <w:left w:val="nil"/>
              <w:bottom w:val="nil"/>
              <w:right w:val="nil"/>
            </w:tcBorders>
            <w:noWrap/>
            <w:vAlign w:val="bottom"/>
            <w:hideMark/>
          </w:tcPr>
          <w:p w14:paraId="73578ED3"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Emotion</w:t>
            </w:r>
          </w:p>
        </w:tc>
        <w:tc>
          <w:tcPr>
            <w:tcW w:w="760" w:type="dxa"/>
            <w:tcBorders>
              <w:top w:val="nil"/>
              <w:left w:val="nil"/>
              <w:bottom w:val="nil"/>
              <w:right w:val="nil"/>
            </w:tcBorders>
            <w:noWrap/>
            <w:vAlign w:val="bottom"/>
            <w:hideMark/>
          </w:tcPr>
          <w:p w14:paraId="010F1EA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w:t>
            </w:r>
          </w:p>
        </w:tc>
        <w:tc>
          <w:tcPr>
            <w:tcW w:w="820" w:type="dxa"/>
            <w:tcBorders>
              <w:top w:val="nil"/>
              <w:left w:val="nil"/>
              <w:bottom w:val="nil"/>
              <w:right w:val="nil"/>
            </w:tcBorders>
            <w:noWrap/>
            <w:vAlign w:val="bottom"/>
            <w:hideMark/>
          </w:tcPr>
          <w:p w14:paraId="3C18AD9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489</w:t>
            </w:r>
          </w:p>
        </w:tc>
        <w:tc>
          <w:tcPr>
            <w:tcW w:w="960" w:type="dxa"/>
            <w:tcBorders>
              <w:top w:val="nil"/>
              <w:left w:val="nil"/>
              <w:bottom w:val="nil"/>
              <w:right w:val="nil"/>
            </w:tcBorders>
            <w:noWrap/>
            <w:vAlign w:val="bottom"/>
            <w:hideMark/>
          </w:tcPr>
          <w:p w14:paraId="19C82C1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130.24</w:t>
            </w:r>
          </w:p>
        </w:tc>
        <w:tc>
          <w:tcPr>
            <w:tcW w:w="700" w:type="dxa"/>
            <w:tcBorders>
              <w:top w:val="nil"/>
              <w:left w:val="nil"/>
              <w:bottom w:val="nil"/>
              <w:right w:val="nil"/>
            </w:tcBorders>
            <w:noWrap/>
            <w:vAlign w:val="bottom"/>
            <w:hideMark/>
          </w:tcPr>
          <w:p w14:paraId="2F4F153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&lt;.001</w:t>
            </w:r>
          </w:p>
        </w:tc>
        <w:tc>
          <w:tcPr>
            <w:tcW w:w="1840" w:type="dxa"/>
            <w:tcBorders>
              <w:top w:val="nil"/>
              <w:left w:val="nil"/>
              <w:bottom w:val="nil"/>
              <w:right w:val="nil"/>
            </w:tcBorders>
            <w:noWrap/>
            <w:vAlign w:val="bottom"/>
            <w:hideMark/>
          </w:tcPr>
          <w:p w14:paraId="07EDA9B0"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.44 [.38, .49]</w:t>
            </w:r>
          </w:p>
        </w:tc>
        <w:tc>
          <w:tcPr>
            <w:tcW w:w="1200" w:type="dxa"/>
            <w:tcBorders>
              <w:top w:val="nil"/>
              <w:left w:val="nil"/>
              <w:bottom w:val="nil"/>
              <w:right w:val="nil"/>
            </w:tcBorders>
            <w:noWrap/>
            <w:vAlign w:val="bottom"/>
            <w:hideMark/>
          </w:tcPr>
          <w:p w14:paraId="43937C16"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2FBF33BB" w14:textId="77777777" w:rsidTr="00783666">
        <w:trPr>
          <w:trHeight w:val="300"/>
        </w:trPr>
        <w:tc>
          <w:tcPr>
            <w:tcW w:w="3060" w:type="dxa"/>
            <w:tcBorders>
              <w:top w:val="nil"/>
              <w:left w:val="nil"/>
              <w:bottom w:val="nil"/>
              <w:right w:val="nil"/>
            </w:tcBorders>
            <w:noWrap/>
            <w:vAlign w:val="bottom"/>
            <w:hideMark/>
          </w:tcPr>
          <w:p w14:paraId="49149EBE"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Morph Type</w:t>
            </w:r>
          </w:p>
        </w:tc>
        <w:tc>
          <w:tcPr>
            <w:tcW w:w="760" w:type="dxa"/>
            <w:tcBorders>
              <w:top w:val="nil"/>
              <w:left w:val="nil"/>
              <w:bottom w:val="nil"/>
              <w:right w:val="nil"/>
            </w:tcBorders>
            <w:noWrap/>
            <w:vAlign w:val="bottom"/>
            <w:hideMark/>
          </w:tcPr>
          <w:p w14:paraId="371ABF9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w:t>
            </w:r>
          </w:p>
        </w:tc>
        <w:tc>
          <w:tcPr>
            <w:tcW w:w="820" w:type="dxa"/>
            <w:tcBorders>
              <w:top w:val="nil"/>
              <w:left w:val="nil"/>
              <w:bottom w:val="nil"/>
              <w:right w:val="nil"/>
            </w:tcBorders>
            <w:noWrap/>
            <w:vAlign w:val="bottom"/>
            <w:hideMark/>
          </w:tcPr>
          <w:p w14:paraId="18357C5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326</w:t>
            </w:r>
          </w:p>
        </w:tc>
        <w:tc>
          <w:tcPr>
            <w:tcW w:w="960" w:type="dxa"/>
            <w:tcBorders>
              <w:top w:val="nil"/>
              <w:left w:val="nil"/>
              <w:bottom w:val="nil"/>
              <w:right w:val="nil"/>
            </w:tcBorders>
            <w:noWrap/>
            <w:vAlign w:val="bottom"/>
            <w:hideMark/>
          </w:tcPr>
          <w:p w14:paraId="56EF158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1357.80</w:t>
            </w:r>
          </w:p>
        </w:tc>
        <w:tc>
          <w:tcPr>
            <w:tcW w:w="700" w:type="dxa"/>
            <w:tcBorders>
              <w:top w:val="nil"/>
              <w:left w:val="nil"/>
              <w:bottom w:val="nil"/>
              <w:right w:val="nil"/>
            </w:tcBorders>
            <w:noWrap/>
            <w:vAlign w:val="bottom"/>
            <w:hideMark/>
          </w:tcPr>
          <w:p w14:paraId="2D1AB22B"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&lt;.001</w:t>
            </w:r>
          </w:p>
        </w:tc>
        <w:tc>
          <w:tcPr>
            <w:tcW w:w="1840" w:type="dxa"/>
            <w:tcBorders>
              <w:top w:val="nil"/>
              <w:left w:val="nil"/>
              <w:bottom w:val="nil"/>
              <w:right w:val="nil"/>
            </w:tcBorders>
            <w:noWrap/>
            <w:vAlign w:val="bottom"/>
            <w:hideMark/>
          </w:tcPr>
          <w:p w14:paraId="7431DD5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.89 [.87, .91]</w:t>
            </w:r>
          </w:p>
        </w:tc>
        <w:tc>
          <w:tcPr>
            <w:tcW w:w="1200" w:type="dxa"/>
            <w:tcBorders>
              <w:top w:val="nil"/>
              <w:left w:val="nil"/>
              <w:bottom w:val="nil"/>
              <w:right w:val="nil"/>
            </w:tcBorders>
            <w:noWrap/>
            <w:vAlign w:val="bottom"/>
            <w:hideMark/>
          </w:tcPr>
          <w:p w14:paraId="3804EB2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sz w:val="23"/>
                <w:szCs w:val="23"/>
                <w:lang w:val="en-US"/>
              </w:rPr>
              <w:t>.829</w:t>
            </w:r>
          </w:p>
        </w:tc>
      </w:tr>
      <w:tr w:rsidR="00D10658" w:rsidRPr="0077024F" w14:paraId="3A9A0642" w14:textId="77777777" w:rsidTr="00783666">
        <w:trPr>
          <w:trHeight w:val="300"/>
        </w:trPr>
        <w:tc>
          <w:tcPr>
            <w:tcW w:w="3060" w:type="dxa"/>
            <w:tcBorders>
              <w:top w:val="nil"/>
              <w:left w:val="nil"/>
              <w:bottom w:val="nil"/>
              <w:right w:val="nil"/>
            </w:tcBorders>
            <w:noWrap/>
            <w:vAlign w:val="bottom"/>
            <w:hideMark/>
          </w:tcPr>
          <w:p w14:paraId="5530559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Emotion</w:t>
            </w:r>
          </w:p>
        </w:tc>
        <w:tc>
          <w:tcPr>
            <w:tcW w:w="760" w:type="dxa"/>
            <w:tcBorders>
              <w:top w:val="nil"/>
              <w:left w:val="nil"/>
              <w:bottom w:val="nil"/>
              <w:right w:val="nil"/>
            </w:tcBorders>
            <w:noWrap/>
            <w:vAlign w:val="bottom"/>
            <w:hideMark/>
          </w:tcPr>
          <w:p w14:paraId="3A51493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6</w:t>
            </w:r>
          </w:p>
        </w:tc>
        <w:tc>
          <w:tcPr>
            <w:tcW w:w="820" w:type="dxa"/>
            <w:tcBorders>
              <w:top w:val="nil"/>
              <w:left w:val="nil"/>
              <w:bottom w:val="nil"/>
              <w:right w:val="nil"/>
            </w:tcBorders>
            <w:noWrap/>
            <w:vAlign w:val="bottom"/>
            <w:hideMark/>
          </w:tcPr>
          <w:p w14:paraId="5B72B35F"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489</w:t>
            </w:r>
          </w:p>
        </w:tc>
        <w:tc>
          <w:tcPr>
            <w:tcW w:w="960" w:type="dxa"/>
            <w:tcBorders>
              <w:top w:val="nil"/>
              <w:left w:val="nil"/>
              <w:bottom w:val="nil"/>
              <w:right w:val="nil"/>
            </w:tcBorders>
            <w:noWrap/>
            <w:vAlign w:val="bottom"/>
            <w:hideMark/>
          </w:tcPr>
          <w:p w14:paraId="5A582F0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1.17</w:t>
            </w:r>
          </w:p>
        </w:tc>
        <w:tc>
          <w:tcPr>
            <w:tcW w:w="700" w:type="dxa"/>
            <w:tcBorders>
              <w:top w:val="nil"/>
              <w:left w:val="nil"/>
              <w:bottom w:val="nil"/>
              <w:right w:val="nil"/>
            </w:tcBorders>
            <w:noWrap/>
            <w:vAlign w:val="bottom"/>
            <w:hideMark/>
          </w:tcPr>
          <w:p w14:paraId="041138DA"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.322</w:t>
            </w:r>
          </w:p>
        </w:tc>
        <w:tc>
          <w:tcPr>
            <w:tcW w:w="1840" w:type="dxa"/>
            <w:tcBorders>
              <w:top w:val="nil"/>
              <w:left w:val="nil"/>
              <w:bottom w:val="nil"/>
              <w:right w:val="nil"/>
            </w:tcBorders>
            <w:noWrap/>
            <w:vAlign w:val="bottom"/>
            <w:hideMark/>
          </w:tcPr>
          <w:p w14:paraId="23BEA8BD"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.00 [.00, .01]</w:t>
            </w:r>
          </w:p>
        </w:tc>
        <w:tc>
          <w:tcPr>
            <w:tcW w:w="1200" w:type="dxa"/>
            <w:tcBorders>
              <w:top w:val="nil"/>
              <w:left w:val="nil"/>
              <w:bottom w:val="nil"/>
              <w:right w:val="nil"/>
            </w:tcBorders>
            <w:noWrap/>
            <w:vAlign w:val="bottom"/>
            <w:hideMark/>
          </w:tcPr>
          <w:p w14:paraId="645C0E3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p>
        </w:tc>
      </w:tr>
      <w:tr w:rsidR="00D10658" w:rsidRPr="0077024F" w14:paraId="7C15B02F" w14:textId="77777777" w:rsidTr="00783666">
        <w:trPr>
          <w:trHeight w:val="300"/>
        </w:trPr>
        <w:tc>
          <w:tcPr>
            <w:tcW w:w="3060" w:type="dxa"/>
            <w:tcBorders>
              <w:top w:val="nil"/>
              <w:left w:val="nil"/>
              <w:bottom w:val="nil"/>
              <w:right w:val="nil"/>
            </w:tcBorders>
            <w:noWrap/>
            <w:vAlign w:val="bottom"/>
            <w:hideMark/>
          </w:tcPr>
          <w:p w14:paraId="41EEE73F"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Morph Type</w:t>
            </w:r>
          </w:p>
        </w:tc>
        <w:tc>
          <w:tcPr>
            <w:tcW w:w="760" w:type="dxa"/>
            <w:tcBorders>
              <w:top w:val="nil"/>
              <w:left w:val="nil"/>
              <w:bottom w:val="nil"/>
              <w:right w:val="nil"/>
            </w:tcBorders>
            <w:noWrap/>
            <w:vAlign w:val="bottom"/>
            <w:hideMark/>
          </w:tcPr>
          <w:p w14:paraId="052A2A7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w:t>
            </w:r>
          </w:p>
        </w:tc>
        <w:tc>
          <w:tcPr>
            <w:tcW w:w="820" w:type="dxa"/>
            <w:tcBorders>
              <w:top w:val="nil"/>
              <w:left w:val="nil"/>
              <w:bottom w:val="nil"/>
              <w:right w:val="nil"/>
            </w:tcBorders>
            <w:noWrap/>
            <w:vAlign w:val="bottom"/>
            <w:hideMark/>
          </w:tcPr>
          <w:p w14:paraId="3DACC5A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326</w:t>
            </w:r>
          </w:p>
        </w:tc>
        <w:tc>
          <w:tcPr>
            <w:tcW w:w="960" w:type="dxa"/>
            <w:tcBorders>
              <w:top w:val="nil"/>
              <w:left w:val="nil"/>
              <w:bottom w:val="nil"/>
              <w:right w:val="nil"/>
            </w:tcBorders>
            <w:noWrap/>
            <w:vAlign w:val="bottom"/>
            <w:hideMark/>
          </w:tcPr>
          <w:p w14:paraId="2827025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2.14</w:t>
            </w:r>
          </w:p>
        </w:tc>
        <w:tc>
          <w:tcPr>
            <w:tcW w:w="700" w:type="dxa"/>
            <w:tcBorders>
              <w:top w:val="nil"/>
              <w:left w:val="nil"/>
              <w:bottom w:val="nil"/>
              <w:right w:val="nil"/>
            </w:tcBorders>
            <w:noWrap/>
            <w:vAlign w:val="bottom"/>
            <w:hideMark/>
          </w:tcPr>
          <w:p w14:paraId="7B9099D1"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.089</w:t>
            </w:r>
          </w:p>
        </w:tc>
        <w:tc>
          <w:tcPr>
            <w:tcW w:w="1840" w:type="dxa"/>
            <w:tcBorders>
              <w:top w:val="nil"/>
              <w:left w:val="nil"/>
              <w:bottom w:val="nil"/>
              <w:right w:val="nil"/>
            </w:tcBorders>
            <w:noWrap/>
            <w:vAlign w:val="bottom"/>
            <w:hideMark/>
          </w:tcPr>
          <w:p w14:paraId="7569D03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.01 [.00, .04]</w:t>
            </w:r>
          </w:p>
        </w:tc>
        <w:tc>
          <w:tcPr>
            <w:tcW w:w="1200" w:type="dxa"/>
            <w:tcBorders>
              <w:top w:val="nil"/>
              <w:left w:val="nil"/>
              <w:bottom w:val="nil"/>
              <w:right w:val="nil"/>
            </w:tcBorders>
            <w:noWrap/>
            <w:vAlign w:val="bottom"/>
            <w:hideMark/>
          </w:tcPr>
          <w:p w14:paraId="7765164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sz w:val="23"/>
                <w:szCs w:val="23"/>
                <w:lang w:val="en-US"/>
              </w:rPr>
              <w:t>.829</w:t>
            </w:r>
          </w:p>
        </w:tc>
      </w:tr>
      <w:tr w:rsidR="00D10658" w:rsidRPr="0077024F" w14:paraId="050C25D9" w14:textId="77777777" w:rsidTr="00783666">
        <w:trPr>
          <w:trHeight w:val="300"/>
        </w:trPr>
        <w:tc>
          <w:tcPr>
            <w:tcW w:w="3060" w:type="dxa"/>
            <w:tcBorders>
              <w:top w:val="nil"/>
              <w:left w:val="nil"/>
              <w:right w:val="nil"/>
            </w:tcBorders>
            <w:noWrap/>
            <w:vAlign w:val="bottom"/>
            <w:hideMark/>
          </w:tcPr>
          <w:p w14:paraId="6714F308"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Emotion x Morph Type</w:t>
            </w:r>
          </w:p>
        </w:tc>
        <w:tc>
          <w:tcPr>
            <w:tcW w:w="760" w:type="dxa"/>
            <w:tcBorders>
              <w:top w:val="nil"/>
              <w:left w:val="nil"/>
              <w:right w:val="nil"/>
            </w:tcBorders>
            <w:noWrap/>
            <w:vAlign w:val="bottom"/>
            <w:hideMark/>
          </w:tcPr>
          <w:p w14:paraId="29BC72C4"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6</w:t>
            </w:r>
          </w:p>
        </w:tc>
        <w:tc>
          <w:tcPr>
            <w:tcW w:w="820" w:type="dxa"/>
            <w:tcBorders>
              <w:top w:val="nil"/>
              <w:left w:val="nil"/>
              <w:right w:val="nil"/>
            </w:tcBorders>
            <w:noWrap/>
            <w:vAlign w:val="bottom"/>
            <w:hideMark/>
          </w:tcPr>
          <w:p w14:paraId="3D8BA28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978</w:t>
            </w:r>
          </w:p>
        </w:tc>
        <w:tc>
          <w:tcPr>
            <w:tcW w:w="960" w:type="dxa"/>
            <w:tcBorders>
              <w:top w:val="nil"/>
              <w:left w:val="nil"/>
              <w:right w:val="nil"/>
            </w:tcBorders>
            <w:noWrap/>
            <w:vAlign w:val="bottom"/>
            <w:hideMark/>
          </w:tcPr>
          <w:p w14:paraId="30E68F93"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40.95</w:t>
            </w:r>
          </w:p>
        </w:tc>
        <w:tc>
          <w:tcPr>
            <w:tcW w:w="700" w:type="dxa"/>
            <w:tcBorders>
              <w:top w:val="nil"/>
              <w:left w:val="nil"/>
              <w:right w:val="nil"/>
            </w:tcBorders>
            <w:noWrap/>
            <w:vAlign w:val="bottom"/>
            <w:hideMark/>
          </w:tcPr>
          <w:p w14:paraId="181ECA47"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&lt;.001</w:t>
            </w:r>
          </w:p>
        </w:tc>
        <w:tc>
          <w:tcPr>
            <w:tcW w:w="1840" w:type="dxa"/>
            <w:tcBorders>
              <w:top w:val="nil"/>
              <w:left w:val="nil"/>
              <w:right w:val="nil"/>
            </w:tcBorders>
            <w:noWrap/>
            <w:vAlign w:val="bottom"/>
            <w:hideMark/>
          </w:tcPr>
          <w:p w14:paraId="7042D165"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.20 [.15, .24]</w:t>
            </w:r>
          </w:p>
        </w:tc>
        <w:tc>
          <w:tcPr>
            <w:tcW w:w="1200" w:type="dxa"/>
            <w:tcBorders>
              <w:top w:val="nil"/>
              <w:left w:val="nil"/>
              <w:right w:val="nil"/>
            </w:tcBorders>
            <w:noWrap/>
            <w:vAlign w:val="bottom"/>
            <w:hideMark/>
          </w:tcPr>
          <w:p w14:paraId="4E67F41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hAnsi="Times New Roman" w:cs="Times New Roman"/>
                <w:sz w:val="23"/>
                <w:szCs w:val="23"/>
                <w:lang w:val="en-US"/>
              </w:rPr>
              <w:t>.875</w:t>
            </w:r>
          </w:p>
        </w:tc>
      </w:tr>
      <w:tr w:rsidR="00D10658" w:rsidRPr="0077024F" w14:paraId="606BBB1D" w14:textId="77777777" w:rsidTr="00783666">
        <w:trPr>
          <w:trHeight w:val="300"/>
        </w:trPr>
        <w:tc>
          <w:tcPr>
            <w:tcW w:w="3060" w:type="dxa"/>
            <w:tcBorders>
              <w:top w:val="nil"/>
              <w:left w:val="nil"/>
              <w:bottom w:val="single" w:sz="4" w:space="0" w:color="auto"/>
              <w:right w:val="nil"/>
            </w:tcBorders>
            <w:noWrap/>
            <w:vAlign w:val="bottom"/>
            <w:hideMark/>
          </w:tcPr>
          <w:p w14:paraId="3E14A33D" w14:textId="77777777" w:rsidR="00D10658" w:rsidRPr="0077024F" w:rsidRDefault="00D10658" w:rsidP="00783666">
            <w:pPr>
              <w:suppressAutoHyphens w:val="0"/>
              <w:spacing w:after="0" w:line="240" w:lineRule="auto"/>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Group x Emotion x Morph Type</w:t>
            </w:r>
          </w:p>
        </w:tc>
        <w:tc>
          <w:tcPr>
            <w:tcW w:w="760" w:type="dxa"/>
            <w:tcBorders>
              <w:top w:val="nil"/>
              <w:left w:val="nil"/>
              <w:bottom w:val="single" w:sz="4" w:space="0" w:color="auto"/>
              <w:right w:val="nil"/>
            </w:tcBorders>
            <w:noWrap/>
            <w:vAlign w:val="bottom"/>
            <w:hideMark/>
          </w:tcPr>
          <w:p w14:paraId="38C737D9"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12</w:t>
            </w:r>
          </w:p>
        </w:tc>
        <w:tc>
          <w:tcPr>
            <w:tcW w:w="820" w:type="dxa"/>
            <w:tcBorders>
              <w:top w:val="nil"/>
              <w:left w:val="nil"/>
              <w:bottom w:val="single" w:sz="4" w:space="0" w:color="auto"/>
              <w:right w:val="nil"/>
            </w:tcBorders>
            <w:noWrap/>
            <w:vAlign w:val="bottom"/>
            <w:hideMark/>
          </w:tcPr>
          <w:p w14:paraId="4DB64DC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978</w:t>
            </w:r>
          </w:p>
        </w:tc>
        <w:tc>
          <w:tcPr>
            <w:tcW w:w="960" w:type="dxa"/>
            <w:tcBorders>
              <w:top w:val="nil"/>
              <w:left w:val="nil"/>
              <w:bottom w:val="single" w:sz="4" w:space="0" w:color="auto"/>
              <w:right w:val="nil"/>
            </w:tcBorders>
            <w:noWrap/>
            <w:vAlign w:val="bottom"/>
            <w:hideMark/>
          </w:tcPr>
          <w:p w14:paraId="65D1E1B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0.74</w:t>
            </w:r>
          </w:p>
        </w:tc>
        <w:tc>
          <w:tcPr>
            <w:tcW w:w="700" w:type="dxa"/>
            <w:tcBorders>
              <w:top w:val="nil"/>
              <w:left w:val="nil"/>
              <w:bottom w:val="single" w:sz="4" w:space="0" w:color="auto"/>
              <w:right w:val="nil"/>
            </w:tcBorders>
            <w:noWrap/>
            <w:vAlign w:val="bottom"/>
            <w:hideMark/>
          </w:tcPr>
          <w:p w14:paraId="3FCD2C4E"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.688</w:t>
            </w:r>
          </w:p>
        </w:tc>
        <w:tc>
          <w:tcPr>
            <w:tcW w:w="1840" w:type="dxa"/>
            <w:tcBorders>
              <w:top w:val="nil"/>
              <w:left w:val="nil"/>
              <w:bottom w:val="single" w:sz="4" w:space="0" w:color="auto"/>
              <w:right w:val="nil"/>
            </w:tcBorders>
            <w:noWrap/>
            <w:vAlign w:val="bottom"/>
            <w:hideMark/>
          </w:tcPr>
          <w:p w14:paraId="3D298BB8"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.00 [.00, .01]</w:t>
            </w:r>
          </w:p>
        </w:tc>
        <w:tc>
          <w:tcPr>
            <w:tcW w:w="1200" w:type="dxa"/>
            <w:tcBorders>
              <w:top w:val="nil"/>
              <w:left w:val="nil"/>
              <w:bottom w:val="single" w:sz="4" w:space="0" w:color="auto"/>
              <w:right w:val="nil"/>
            </w:tcBorders>
            <w:noWrap/>
            <w:vAlign w:val="bottom"/>
            <w:hideMark/>
          </w:tcPr>
          <w:p w14:paraId="7DE1F472" w14:textId="77777777" w:rsidR="00D10658" w:rsidRPr="0077024F" w:rsidRDefault="00D10658" w:rsidP="00783666">
            <w:pPr>
              <w:suppressAutoHyphens w:val="0"/>
              <w:spacing w:after="0" w:line="240" w:lineRule="auto"/>
              <w:jc w:val="center"/>
              <w:rPr>
                <w:rFonts w:ascii="Times New Roman" w:eastAsia="Times New Roman" w:hAnsi="Times New Roman" w:cs="Times New Roman"/>
                <w:color w:val="000000"/>
                <w:lang w:val="en-US" w:eastAsia="de-DE"/>
              </w:rPr>
            </w:pPr>
            <w:r w:rsidRPr="0077024F">
              <w:rPr>
                <w:rFonts w:ascii="Times New Roman" w:eastAsia="Times New Roman" w:hAnsi="Times New Roman" w:cs="Times New Roman"/>
                <w:color w:val="000000"/>
                <w:lang w:val="en-US" w:eastAsia="de-DE"/>
              </w:rPr>
              <w:t>.865</w:t>
            </w:r>
          </w:p>
        </w:tc>
      </w:tr>
    </w:tbl>
    <w:p w14:paraId="1FF63190" w14:textId="77777777" w:rsidR="00D10658" w:rsidRPr="0077024F" w:rsidRDefault="00D10658" w:rsidP="00D10658">
      <w:pPr>
        <w:spacing w:line="480" w:lineRule="auto"/>
        <w:rPr>
          <w:rFonts w:ascii="Times New Roman" w:hAnsi="Times New Roman" w:cs="Times New Roman"/>
          <w:iCs/>
          <w:sz w:val="24"/>
          <w:szCs w:val="24"/>
          <w:lang w:val="en-US"/>
        </w:rPr>
      </w:pPr>
    </w:p>
    <w:p w14:paraId="1F3F956A" w14:textId="77777777" w:rsidR="00D10658" w:rsidRPr="0077024F" w:rsidRDefault="00D10658" w:rsidP="00D60F72">
      <w:pPr>
        <w:spacing w:line="480" w:lineRule="auto"/>
        <w:rPr>
          <w:rFonts w:ascii="Times New Roman" w:hAnsi="Times New Roman" w:cs="Times New Roman"/>
          <w:sz w:val="24"/>
          <w:szCs w:val="24"/>
          <w:lang w:val="en-US"/>
        </w:rPr>
      </w:pPr>
    </w:p>
    <w:p w14:paraId="411F3256" w14:textId="5B795F48" w:rsidR="0036429D" w:rsidRPr="0077024F" w:rsidRDefault="0036429D"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STAR Methods</w:t>
      </w:r>
    </w:p>
    <w:p w14:paraId="50DED2F3"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t>EXPERIMENTAL MODEL AND STUDY PARTICIPANT DETAILS</w:t>
      </w:r>
    </w:p>
    <w:p w14:paraId="0F4F9F0E" w14:textId="34BA1D83" w:rsidR="00D10658" w:rsidRPr="0077024F" w:rsidRDefault="00D93F94" w:rsidP="00D93F94">
      <w:pPr>
        <w:pStyle w:val="berschrift3"/>
        <w:numPr>
          <w:ilvl w:val="0"/>
          <w:numId w:val="0"/>
        </w:numPr>
        <w:rPr>
          <w:rFonts w:ascii="Times New Roman" w:hAnsi="Times New Roman" w:cs="Times New Roman"/>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 xml:space="preserve">Participants for Part I and II </w:t>
      </w:r>
    </w:p>
    <w:p w14:paraId="1811B11F"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Note that this is a follow-up to the study reported in</w:t>
      </w:r>
      <w:ins w:id="78" w:author="Christine Nussbaum" w:date="2025-10-15T15:53:00Z">
        <w:r w:rsidRPr="0077024F">
          <w:rPr>
            <w:rFonts w:ascii="Times New Roman" w:hAnsi="Times New Roman" w:cs="Times New Roman"/>
            <w:sz w:val="24"/>
            <w:szCs w:val="24"/>
            <w:lang w:val="en-US"/>
          </w:rPr>
          <w:t xml:space="preserve"> Nussbaum et al. 2024</w:t>
        </w:r>
      </w:ins>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4e5fbbe-768c-4b3d-ba48-1ae2a7ab68e6"/>
          <w:id w:val="-2090138561"/>
          <w:placeholder>
            <w:docPart w:val="39605723E70548CE858DFBA40CF27262"/>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Q4ZWQ5MjZjLWE3OGUtNDE3My1hZTYzLWM0ZTg0NmQyNGVhNyIsIkVudHJpZXMiOlt7IiRpZCI6IjIiLCIkdHlwZSI6IlN3aXNzQWNhZGVtaWMuQ2l0YXZpLkNpdGF0aW9ucy5Xb3JkUGxhY2Vob2xkZXJFbnRyeSwgU3dpc3NBY2FkZW1pYy5DaXRhdmkiLCJJZCI6ImExNTRiOTkwLTI4NzItNGNiNS1iMGE2LTQ0MDlkZTM5N2MxNy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Q0ZTVmYmJlLTc2OGMtNGIzZC1iYTQ4LTFhZTJhN2FiNjhlNi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Thus, the stimulus material and the design are almost identical, but we recruited a new sample. </w:t>
      </w:r>
    </w:p>
    <w:p w14:paraId="5B5BB606" w14:textId="77777777" w:rsidR="00C76641" w:rsidRPr="0077024F" w:rsidRDefault="00C76641" w:rsidP="00D10658">
      <w:pPr>
        <w:rPr>
          <w:rFonts w:ascii="Times New Roman" w:hAnsi="Times New Roman" w:cs="Times New Roman"/>
          <w:lang w:val="en-US"/>
        </w:rPr>
      </w:pPr>
    </w:p>
    <w:p w14:paraId="6662988B" w14:textId="0AC7059A"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According to our preregistered plan, we aimed at a sample size of 40 singers (20 male, 20 female) and 40 instrumentalists (20 male, 20 female), because in our previous study, this sample size allowed us to reveal medium-sized group effects (d = 0.56 </w:t>
      </w:r>
      <w:r w:rsidR="00D93F94"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0.81) when we compared professional musicians and non-musicians.  </w:t>
      </w:r>
    </w:p>
    <w:p w14:paraId="776D4656"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Data </w:t>
      </w:r>
      <w:proofErr w:type="gramStart"/>
      <w:r w:rsidRPr="0077024F">
        <w:rPr>
          <w:rFonts w:ascii="Times New Roman" w:hAnsi="Times New Roman" w:cs="Times New Roman"/>
          <w:sz w:val="24"/>
          <w:szCs w:val="24"/>
          <w:lang w:val="en-US"/>
        </w:rPr>
        <w:t>were</w:t>
      </w:r>
      <w:proofErr w:type="gramEnd"/>
      <w:r w:rsidRPr="0077024F">
        <w:rPr>
          <w:rFonts w:ascii="Times New Roman" w:hAnsi="Times New Roman" w:cs="Times New Roman"/>
          <w:sz w:val="24"/>
          <w:szCs w:val="24"/>
          <w:lang w:val="en-US"/>
        </w:rPr>
        <w:t xml:space="preserve"> collected in a pseudonymized format from June 2023 to January 2024. All participants were aged between 18 and 54 years </w:t>
      </w:r>
      <w:r w:rsidRPr="0077024F">
        <w:rPr>
          <w:rFonts w:ascii="Times New Roman" w:hAnsi="Times New Roman" w:cs="Times New Roman"/>
          <w:color w:val="000000" w:themeColor="text1"/>
          <w:sz w:val="24"/>
          <w:szCs w:val="24"/>
          <w:lang w:val="en-US"/>
        </w:rPr>
        <w:t xml:space="preserve">and fluent German speakers. Participants provided informed consent before completing the experiment </w:t>
      </w:r>
      <w:r w:rsidRPr="0077024F">
        <w:rPr>
          <w:rFonts w:ascii="Times New Roman" w:hAnsi="Times New Roman" w:cs="Times New Roman"/>
          <w:sz w:val="24"/>
          <w:szCs w:val="24"/>
          <w:lang w:val="en-US"/>
        </w:rPr>
        <w:t xml:space="preserve">and received compensation in the form of 12.50 € or course credit upon completion. The experiment was in line with the </w:t>
      </w:r>
      <w:r w:rsidRPr="0077024F">
        <w:rPr>
          <w:rFonts w:ascii="Times New Roman" w:hAnsi="Times New Roman" w:cs="Times New Roman"/>
          <w:sz w:val="24"/>
          <w:szCs w:val="24"/>
          <w:lang w:val="en-US"/>
        </w:rPr>
        <w:lastRenderedPageBreak/>
        <w:t xml:space="preserve">ethical guidelines by the American Psychological Association (APA) and approved by the local ethics committee of the Friedrich Schiller University Jena (Reg.-Nr. FSV 19/045). </w:t>
      </w:r>
    </w:p>
    <w:p w14:paraId="10E2A504"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In total, we collected data from 94 amateur musicians that were divided into singers and instrumentalists. Recruitment criteria specified that participants had to be non-professional musicians (i.e., they held no music-related academic degree or worked professionally as a musician). Singers were required to be currently active in a choir or another singing group but should not play an instrument actively and regularly (i.e., they must not currently be instrumentalists in an orchestra or a band). Instrumentalists, conversely, were required to be currently active in an orchestra or a band, but they should not engage in singing activities actively and regularly (i.e., they must not currently be in a choir or another singing group).</w:t>
      </w:r>
    </w:p>
    <w:p w14:paraId="1F366875"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Singers</w:t>
      </w:r>
    </w:p>
    <w:p w14:paraId="23DB79D9" w14:textId="69A815BA" w:rsidR="00C76641" w:rsidRPr="0077024F" w:rsidRDefault="00C76641" w:rsidP="00C76641">
      <w:pPr>
        <w:spacing w:after="0"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We recorded data from 48 singers, of which three were excluded (N = 2 had &gt; 5 % trials of omission, N = 1 had technical issues during stimulus playback). Thus, data from 45 singers were analyzed (22 female, 22 male, 1 diverse, aged 18 to 53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27.02, </w:t>
      </w:r>
      <w:r w:rsidRPr="0077024F">
        <w:rPr>
          <w:rFonts w:ascii="Times New Roman" w:hAnsi="Times New Roman" w:cs="Times New Roman"/>
          <w:i/>
          <w:iCs/>
          <w:sz w:val="24"/>
          <w:szCs w:val="24"/>
          <w:lang w:val="en-US"/>
        </w:rPr>
        <w:t>SD</w:t>
      </w:r>
      <w:r w:rsidRPr="0077024F">
        <w:rPr>
          <w:rFonts w:ascii="Times New Roman" w:hAnsi="Times New Roman" w:cs="Times New Roman"/>
          <w:sz w:val="24"/>
          <w:szCs w:val="24"/>
          <w:lang w:val="en-US"/>
        </w:rPr>
        <w:t xml:space="preserve"> = 8.2]). Mean onset age of musical training was 8 years (</w:t>
      </w:r>
      <w:r w:rsidRPr="0077024F">
        <w:rPr>
          <w:rFonts w:ascii="Times New Roman" w:hAnsi="Times New Roman" w:cs="Times New Roman"/>
          <w:i/>
          <w:iCs/>
          <w:sz w:val="24"/>
          <w:szCs w:val="24"/>
          <w:lang w:val="en-US"/>
        </w:rPr>
        <w:t>SD</w:t>
      </w:r>
      <w:r w:rsidRPr="0077024F">
        <w:rPr>
          <w:rFonts w:ascii="Times New Roman" w:hAnsi="Times New Roman" w:cs="Times New Roman"/>
          <w:sz w:val="24"/>
          <w:szCs w:val="24"/>
          <w:lang w:val="en-US"/>
        </w:rPr>
        <w:t xml:space="preserve"> = 3.08, 5 </w:t>
      </w:r>
      <w:r w:rsidR="00D93F94" w:rsidRPr="0077024F">
        <w:rPr>
          <w:rFonts w:ascii="Times New Roman" w:hAnsi="Times New Roman" w:cs="Times New Roman"/>
          <w:sz w:val="24"/>
          <w:szCs w:val="24"/>
          <w:lang w:val="en-US"/>
        </w:rPr>
        <w:t>–</w:t>
      </w:r>
      <w:r w:rsidRPr="0077024F">
        <w:rPr>
          <w:rFonts w:ascii="Times New Roman" w:hAnsi="Times New Roman" w:cs="Times New Roman"/>
          <w:sz w:val="24"/>
          <w:szCs w:val="24"/>
          <w:lang w:val="en-US"/>
        </w:rPr>
        <w:t xml:space="preserve"> 20 years). Mean duration of musical training was 10 years (</w:t>
      </w:r>
      <w:r w:rsidRPr="0077024F">
        <w:rPr>
          <w:rFonts w:ascii="Times New Roman" w:hAnsi="Times New Roman" w:cs="Times New Roman"/>
          <w:i/>
          <w:iCs/>
          <w:sz w:val="24"/>
          <w:szCs w:val="24"/>
          <w:lang w:val="en-US"/>
        </w:rPr>
        <w:t>SD</w:t>
      </w:r>
      <w:r w:rsidRPr="0077024F">
        <w:rPr>
          <w:rFonts w:ascii="Times New Roman" w:hAnsi="Times New Roman" w:cs="Times New Roman"/>
          <w:sz w:val="24"/>
          <w:szCs w:val="24"/>
          <w:lang w:val="en-US"/>
        </w:rPr>
        <w:t xml:space="preserve"> = 6.59, 0 – 25 years). Five participants reported that they never had any formal musical training. Two participants reported that they had occasional tinnitus, but without any subjective impairments in daily life. </w:t>
      </w:r>
    </w:p>
    <w:p w14:paraId="37443C49"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Instrumentalists</w:t>
      </w:r>
    </w:p>
    <w:p w14:paraId="03D39683" w14:textId="79C63657" w:rsidR="00D10658" w:rsidRPr="00B441A1" w:rsidRDefault="00C76641" w:rsidP="00C76641">
      <w:pPr>
        <w:spacing w:after="0" w:line="480" w:lineRule="auto"/>
        <w:rPr>
          <w:rFonts w:ascii="Times New Roman" w:hAnsi="Times New Roman" w:cs="Times New Roman"/>
          <w:iCs/>
          <w:sz w:val="24"/>
          <w:szCs w:val="24"/>
          <w:lang w:val="en-US"/>
        </w:rPr>
      </w:pPr>
      <w:r w:rsidRPr="0077024F">
        <w:rPr>
          <w:rFonts w:ascii="Times New Roman" w:hAnsi="Times New Roman" w:cs="Times New Roman"/>
          <w:iCs/>
          <w:sz w:val="24"/>
          <w:szCs w:val="24"/>
          <w:lang w:val="en-US"/>
        </w:rPr>
        <w:t xml:space="preserve">Data from 46 instrumentalists were collected, </w:t>
      </w:r>
      <w:r w:rsidRPr="0077024F">
        <w:rPr>
          <w:rFonts w:ascii="Times New Roman" w:hAnsi="Times New Roman" w:cs="Times New Roman"/>
          <w:sz w:val="24"/>
          <w:szCs w:val="24"/>
          <w:lang w:val="en-US"/>
        </w:rPr>
        <w:t xml:space="preserve">of which three were excluded. One had technical issues during stimulus playback, one </w:t>
      </w:r>
      <w:r w:rsidRPr="0077024F">
        <w:rPr>
          <w:rFonts w:ascii="Times New Roman" w:hAnsi="Times New Roman" w:cs="Times New Roman"/>
          <w:iCs/>
          <w:sz w:val="24"/>
          <w:szCs w:val="24"/>
          <w:lang w:val="en-US"/>
        </w:rPr>
        <w:t xml:space="preserve">was also active in a choir, one held a master’s degree in music science and was therefore regrouped with the professional musicians (see </w:t>
      </w:r>
      <w:ins w:id="79" w:author="christine.nussbaum" w:date="2025-10-24T14:08:00Z" w16du:dateUtc="2025-10-24T12:08:00Z">
        <w:r w:rsidR="00B441A1">
          <w:rPr>
            <w:rFonts w:ascii="Times New Roman" w:hAnsi="Times New Roman" w:cs="Times New Roman"/>
            <w:iCs/>
            <w:sz w:val="24"/>
            <w:szCs w:val="24"/>
            <w:lang w:val="en-US"/>
          </w:rPr>
          <w:t xml:space="preserve">Participants for </w:t>
        </w:r>
      </w:ins>
      <w:r w:rsidRPr="0077024F">
        <w:rPr>
          <w:rFonts w:ascii="Times New Roman" w:hAnsi="Times New Roman" w:cs="Times New Roman"/>
          <w:iCs/>
          <w:sz w:val="24"/>
          <w:szCs w:val="24"/>
          <w:lang w:val="en-US"/>
        </w:rPr>
        <w:t>Part III). Thus, data from 43 instrumentalists entered analysis (24 female, 18 male, 1 diverse, aged 18 to 54 years [</w:t>
      </w:r>
      <w:r w:rsidRPr="0077024F">
        <w:rPr>
          <w:rFonts w:ascii="Times New Roman" w:hAnsi="Times New Roman" w:cs="Times New Roman"/>
          <w:i/>
          <w:sz w:val="24"/>
          <w:szCs w:val="24"/>
          <w:lang w:val="en-US"/>
        </w:rPr>
        <w:t>M</w:t>
      </w:r>
      <w:r w:rsidRPr="0077024F">
        <w:rPr>
          <w:rFonts w:ascii="Times New Roman" w:hAnsi="Times New Roman" w:cs="Times New Roman"/>
          <w:iCs/>
          <w:sz w:val="24"/>
          <w:szCs w:val="24"/>
          <w:lang w:val="en-US"/>
        </w:rPr>
        <w:t xml:space="preserve"> = 28.51,</w:t>
      </w:r>
      <w:r w:rsidRPr="0077024F">
        <w:rPr>
          <w:rFonts w:ascii="Times New Roman" w:hAnsi="Times New Roman" w:cs="Times New Roman"/>
          <w:i/>
          <w:sz w:val="24"/>
          <w:szCs w:val="24"/>
          <w:lang w:val="en-US"/>
        </w:rPr>
        <w:t xml:space="preserve"> SD</w:t>
      </w:r>
      <w:r w:rsidRPr="0077024F">
        <w:rPr>
          <w:rFonts w:ascii="Times New Roman" w:hAnsi="Times New Roman" w:cs="Times New Roman"/>
          <w:iCs/>
          <w:sz w:val="24"/>
          <w:szCs w:val="24"/>
          <w:lang w:val="en-US"/>
        </w:rPr>
        <w:t xml:space="preserve"> = 10.64]).</w:t>
      </w:r>
      <w:r w:rsidRPr="0077024F">
        <w:rPr>
          <w:rFonts w:ascii="Times New Roman" w:hAnsi="Times New Roman" w:cs="Times New Roman"/>
          <w:sz w:val="18"/>
          <w:szCs w:val="18"/>
          <w:lang w:val="en-US"/>
        </w:rPr>
        <w:t xml:space="preserve"> </w:t>
      </w:r>
      <w:r w:rsidRPr="0077024F">
        <w:rPr>
          <w:rFonts w:ascii="Times New Roman" w:hAnsi="Times New Roman" w:cs="Times New Roman"/>
          <w:iCs/>
          <w:sz w:val="24"/>
          <w:szCs w:val="24"/>
          <w:lang w:val="en-US"/>
        </w:rPr>
        <w:t>Mean onset age of musical training was 7 years (</w:t>
      </w:r>
      <w:r w:rsidRPr="0077024F">
        <w:rPr>
          <w:rFonts w:ascii="Times New Roman" w:hAnsi="Times New Roman" w:cs="Times New Roman"/>
          <w:i/>
          <w:sz w:val="24"/>
          <w:szCs w:val="24"/>
          <w:lang w:val="en-US"/>
        </w:rPr>
        <w:t>SD</w:t>
      </w:r>
      <w:r w:rsidRPr="0077024F">
        <w:rPr>
          <w:rFonts w:ascii="Times New Roman" w:hAnsi="Times New Roman" w:cs="Times New Roman"/>
          <w:iCs/>
          <w:sz w:val="24"/>
          <w:szCs w:val="24"/>
          <w:lang w:val="en-US"/>
        </w:rPr>
        <w:t xml:space="preserve"> = 2.27, 4 </w:t>
      </w:r>
      <w:r w:rsidR="00D93F94" w:rsidRPr="0077024F">
        <w:rPr>
          <w:rFonts w:ascii="Times New Roman" w:hAnsi="Times New Roman" w:cs="Times New Roman"/>
          <w:iCs/>
          <w:sz w:val="24"/>
          <w:szCs w:val="24"/>
          <w:lang w:val="en-US"/>
        </w:rPr>
        <w:t>–</w:t>
      </w:r>
      <w:r w:rsidRPr="0077024F">
        <w:rPr>
          <w:rFonts w:ascii="Times New Roman" w:hAnsi="Times New Roman" w:cs="Times New Roman"/>
          <w:iCs/>
          <w:sz w:val="24"/>
          <w:szCs w:val="24"/>
          <w:lang w:val="en-US"/>
        </w:rPr>
        <w:t xml:space="preserve"> 14 years). </w:t>
      </w:r>
      <w:r w:rsidRPr="00B441A1">
        <w:rPr>
          <w:rFonts w:ascii="Times New Roman" w:hAnsi="Times New Roman" w:cs="Times New Roman"/>
          <w:sz w:val="24"/>
          <w:szCs w:val="24"/>
          <w:lang w:val="en-US"/>
        </w:rPr>
        <w:t>Mean duration of musical training was 14 years (</w:t>
      </w:r>
      <w:r w:rsidRPr="00B441A1">
        <w:rPr>
          <w:rFonts w:ascii="Times New Roman" w:hAnsi="Times New Roman" w:cs="Times New Roman"/>
          <w:i/>
          <w:iCs/>
          <w:sz w:val="24"/>
          <w:szCs w:val="24"/>
          <w:lang w:val="en-US"/>
        </w:rPr>
        <w:t>SD</w:t>
      </w:r>
      <w:r w:rsidRPr="00B441A1">
        <w:rPr>
          <w:rFonts w:ascii="Times New Roman" w:hAnsi="Times New Roman" w:cs="Times New Roman"/>
          <w:sz w:val="24"/>
          <w:szCs w:val="24"/>
          <w:lang w:val="en-US"/>
        </w:rPr>
        <w:t xml:space="preserve"> = 10.00, 0 – 44 years). Four </w:t>
      </w:r>
      <w:r w:rsidRPr="00B441A1">
        <w:rPr>
          <w:rFonts w:ascii="Times New Roman" w:hAnsi="Times New Roman" w:cs="Times New Roman"/>
          <w:color w:val="000000" w:themeColor="text1"/>
          <w:sz w:val="24"/>
          <w:szCs w:val="24"/>
          <w:lang w:val="en-US"/>
        </w:rPr>
        <w:t xml:space="preserve">participants reported that they never had any formal </w:t>
      </w:r>
      <w:r w:rsidRPr="00B441A1">
        <w:rPr>
          <w:rFonts w:ascii="Times New Roman" w:hAnsi="Times New Roman" w:cs="Times New Roman"/>
          <w:color w:val="000000" w:themeColor="text1"/>
          <w:sz w:val="24"/>
          <w:szCs w:val="24"/>
          <w:lang w:val="en-US"/>
        </w:rPr>
        <w:lastRenderedPageBreak/>
        <w:t xml:space="preserve">musical training, thus were autodidacts. </w:t>
      </w:r>
      <w:r w:rsidR="00D10658" w:rsidRPr="00B441A1">
        <w:rPr>
          <w:rFonts w:ascii="Times New Roman" w:hAnsi="Times New Roman" w:cs="Times New Roman"/>
          <w:sz w:val="24"/>
          <w:szCs w:val="24"/>
          <w:lang w:val="en-US"/>
        </w:rPr>
        <w:t>For more details, please refer to the supplemental sample information in the document “Supplemental_Tables_and_Figures.pdf” in the associated OSF repository (</w:t>
      </w:r>
      <w:hyperlink r:id="rId8" w:history="1">
        <w:r w:rsidR="00D10658" w:rsidRPr="00B441A1">
          <w:rPr>
            <w:rStyle w:val="Hyperlink"/>
            <w:rFonts w:ascii="Times New Roman" w:hAnsi="Times New Roman" w:cs="Times New Roman"/>
            <w:sz w:val="24"/>
            <w:szCs w:val="24"/>
            <w:lang w:val="en-US"/>
          </w:rPr>
          <w:t>https://osf.io/ascqx/</w:t>
        </w:r>
      </w:hyperlink>
      <w:r w:rsidR="00D10658" w:rsidRPr="00B441A1">
        <w:rPr>
          <w:rFonts w:ascii="Times New Roman" w:hAnsi="Times New Roman" w:cs="Times New Roman"/>
          <w:sz w:val="24"/>
          <w:szCs w:val="24"/>
          <w:lang w:val="en-US"/>
        </w:rPr>
        <w:t xml:space="preserve">): S1 for musical background, S2 for socioeconomic background. </w:t>
      </w:r>
    </w:p>
    <w:p w14:paraId="6741CCEB" w14:textId="77777777" w:rsidR="00D10658" w:rsidRPr="0077024F" w:rsidRDefault="00D10658" w:rsidP="00D10658">
      <w:pPr>
        <w:rPr>
          <w:rFonts w:ascii="Times New Roman" w:hAnsi="Times New Roman" w:cs="Times New Roman"/>
          <w:lang w:val="en-US"/>
        </w:rPr>
      </w:pPr>
    </w:p>
    <w:p w14:paraId="625F4F73" w14:textId="4DBC8FA8" w:rsidR="00D10658" w:rsidRPr="0077024F" w:rsidRDefault="00D93F94" w:rsidP="00D93F94">
      <w:pPr>
        <w:pStyle w:val="berschrift3"/>
        <w:numPr>
          <w:ilvl w:val="0"/>
          <w:numId w:val="0"/>
        </w:numPr>
        <w:rPr>
          <w:rFonts w:ascii="Times New Roman" w:hAnsi="Times New Roman" w:cs="Times New Roman"/>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 xml:space="preserve">Participants for Part III </w:t>
      </w:r>
    </w:p>
    <w:p w14:paraId="7D77E72F" w14:textId="6190A903" w:rsidR="00D10658" w:rsidRPr="0077024F" w:rsidRDefault="00D10658" w:rsidP="00D10658">
      <w:pPr>
        <w:rPr>
          <w:rFonts w:ascii="Times New Roman" w:hAnsi="Times New Roman" w:cs="Times New Roman"/>
          <w:lang w:val="en-US"/>
        </w:rPr>
      </w:pPr>
    </w:p>
    <w:p w14:paraId="68B723E2" w14:textId="35CC8F63"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For this analysis, we collapsed all participants from Part I into the group of amateur musicians and compared it to the groups of professional musicians and non-musicians reported in </w:t>
      </w:r>
      <w:ins w:id="80" w:author="Christine Nussbaum" w:date="2025-10-15T15:55:00Z">
        <w:r w:rsidRPr="0077024F">
          <w:rPr>
            <w:rFonts w:ascii="Times New Roman" w:hAnsi="Times New Roman" w:cs="Times New Roman"/>
            <w:sz w:val="24"/>
            <w:szCs w:val="24"/>
            <w:lang w:val="en-US"/>
          </w:rPr>
          <w:t xml:space="preserve"> Nussbaum et al. 2024</w:t>
        </w:r>
      </w:ins>
      <w:sdt>
        <w:sdtPr>
          <w:rPr>
            <w:rFonts w:ascii="Times New Roman" w:hAnsi="Times New Roman" w:cs="Times New Roman"/>
            <w:sz w:val="24"/>
            <w:szCs w:val="24"/>
            <w:lang w:val="en-US"/>
          </w:rPr>
          <w:alias w:val="To edit, see citavi.com/edit"/>
          <w:tag w:val="CitaviPlaceholder#fc95a341-302e-4a62-98e4-bff514b7317c"/>
          <w:id w:val="2018339759"/>
          <w:placeholder>
            <w:docPart w:val="265EF93E61384EA180FB961EFEB14A22"/>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FjZDkxNDExLWI4ZjMtNDRkYy1hYjljLTJkYTdmMWI2NTA4ZiIsIkVudHJpZXMiOlt7IiRpZCI6IjIiLCIkdHlwZSI6IlN3aXNzQWNhZGVtaWMuQ2l0YXZpLkNpdGF0aW9ucy5Xb3JkUGxhY2Vob2xkZXJFbnRyeSwgU3dpc3NBY2FkZW1pYy5DaXRhdmkiLCJJZCI6IjVhZTJkNzRiLWE4NjYtNDVjOC1hNDAzLTJjYWE1ZWUyOWUyYi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2ZjOTVhMzQxLTMwMmUtNGE2Mi05OGU0LWJmZjUxNGI3MzE3Yy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Note that we added one participant to the professional group, because he held a master’s degree in music (see </w:t>
      </w:r>
      <w:ins w:id="81" w:author="christine.nussbaum" w:date="2025-10-24T14:09:00Z" w16du:dateUtc="2025-10-24T12:09:00Z">
        <w:r w:rsidR="00B441A1">
          <w:rPr>
            <w:rFonts w:ascii="Times New Roman" w:hAnsi="Times New Roman" w:cs="Times New Roman"/>
            <w:sz w:val="24"/>
            <w:szCs w:val="24"/>
            <w:lang w:val="en-US"/>
          </w:rPr>
          <w:t xml:space="preserve">Participants for </w:t>
        </w:r>
      </w:ins>
      <w:r w:rsidRPr="0077024F">
        <w:rPr>
          <w:rFonts w:ascii="Times New Roman" w:hAnsi="Times New Roman" w:cs="Times New Roman"/>
          <w:sz w:val="24"/>
          <w:szCs w:val="24"/>
          <w:lang w:val="en-US"/>
        </w:rPr>
        <w:t>Part I</w:t>
      </w:r>
      <w:ins w:id="82" w:author="christine.nussbaum" w:date="2025-10-24T14:09:00Z" w16du:dateUtc="2025-10-24T12:09:00Z">
        <w:r w:rsidR="00B441A1">
          <w:rPr>
            <w:rFonts w:ascii="Times New Roman" w:hAnsi="Times New Roman" w:cs="Times New Roman"/>
            <w:sz w:val="24"/>
            <w:szCs w:val="24"/>
            <w:lang w:val="en-US"/>
          </w:rPr>
          <w:t xml:space="preserve"> and II</w:t>
        </w:r>
      </w:ins>
      <w:r w:rsidRPr="0077024F">
        <w:rPr>
          <w:rFonts w:ascii="Times New Roman" w:hAnsi="Times New Roman" w:cs="Times New Roman"/>
          <w:sz w:val="24"/>
          <w:szCs w:val="24"/>
          <w:lang w:val="en-US"/>
        </w:rPr>
        <w:t>), so numbers slightly diverge from the original publication. All professional musicians reported to have a music-related academic degree or a non-academic music qualification. Non-musicians played no instrument or engaged in any other musical activities. For a more detailed description, please refer to</w:t>
      </w:r>
      <w:ins w:id="83" w:author="Christine Nussbaum" w:date="2025-10-15T15:55:00Z">
        <w:r w:rsidRPr="0077024F">
          <w:rPr>
            <w:rFonts w:ascii="Times New Roman" w:hAnsi="Times New Roman" w:cs="Times New Roman"/>
            <w:sz w:val="24"/>
            <w:szCs w:val="24"/>
            <w:lang w:val="en-US"/>
          </w:rPr>
          <w:t xml:space="preserve"> Nussbaum et al. 2024</w:t>
        </w:r>
      </w:ins>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26768c1-deb7-4ed9-91a1-e689d5106782"/>
          <w:id w:val="-1914616840"/>
          <w:placeholder>
            <w:docPart w:val="265EF93E61384EA180FB961EFEB14A22"/>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0ZTVlYTU4LThlYzAtNDA5Ny04OWQ3LTdhOGZkNTQzN2M3YiIsIkVudHJpZXMiOlt7IiRpZCI6IjIiLCIkdHlwZSI6IlN3aXNzQWNhZGVtaWMuQ2l0YXZpLkNpdGF0aW9ucy5Xb3JkUGxhY2Vob2xkZXJFbnRyeSwgU3dpc3NBY2FkZW1pYy5DaXRhdmkiLCJJZCI6Ijg4ZjBjMmQ4LTMwNGQtNGNlMS05N2NkLTZmYzJlZWY0MzJkMy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gyNjc2OGMxLWRlYjctNGVkOS05MWExLWU2ODlkNTEwNjc4Mi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w:t>
      </w:r>
    </w:p>
    <w:p w14:paraId="6CEA18E3" w14:textId="77777777" w:rsidR="00C76641" w:rsidRPr="0077024F" w:rsidRDefault="00C76641" w:rsidP="00C76641">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In total, we analyzed data from 40 professional musicians (20 male, 20 female, aged 20 to 42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29.6; </w:t>
      </w:r>
      <w:r w:rsidRPr="0077024F">
        <w:rPr>
          <w:rFonts w:ascii="Times New Roman" w:hAnsi="Times New Roman" w:cs="Times New Roman"/>
          <w:i/>
          <w:iCs/>
          <w:sz w:val="24"/>
          <w:szCs w:val="24"/>
          <w:lang w:val="en-US"/>
        </w:rPr>
        <w:t xml:space="preserve">SD </w:t>
      </w:r>
      <w:r w:rsidRPr="0077024F">
        <w:rPr>
          <w:rFonts w:ascii="Times New Roman" w:hAnsi="Times New Roman" w:cs="Times New Roman"/>
          <w:sz w:val="24"/>
          <w:szCs w:val="24"/>
          <w:lang w:val="en-US"/>
        </w:rPr>
        <w:t>= 5.58]), 38 non-musicians (18 male, 20 female, aged 19 to 48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30.5; </w:t>
      </w:r>
      <w:r w:rsidRPr="0077024F">
        <w:rPr>
          <w:rFonts w:ascii="Times New Roman" w:hAnsi="Times New Roman" w:cs="Times New Roman"/>
          <w:i/>
          <w:iCs/>
          <w:sz w:val="24"/>
          <w:szCs w:val="24"/>
          <w:lang w:val="en-US"/>
        </w:rPr>
        <w:t xml:space="preserve">SD </w:t>
      </w:r>
      <w:r w:rsidRPr="0077024F">
        <w:rPr>
          <w:rFonts w:ascii="Times New Roman" w:hAnsi="Times New Roman" w:cs="Times New Roman"/>
          <w:sz w:val="24"/>
          <w:szCs w:val="24"/>
          <w:lang w:val="en-US"/>
        </w:rPr>
        <w:t>= 6.54]) and 88 amateurs (40 male, 46 female, 2 diverse, aged 18 to 54 years [</w:t>
      </w:r>
      <w:r w:rsidRPr="0077024F">
        <w:rPr>
          <w:rFonts w:ascii="Times New Roman" w:hAnsi="Times New Roman" w:cs="Times New Roman"/>
          <w:i/>
          <w:iCs/>
          <w:sz w:val="24"/>
          <w:szCs w:val="24"/>
          <w:lang w:val="en-US"/>
        </w:rPr>
        <w:t xml:space="preserve">M </w:t>
      </w:r>
      <w:r w:rsidRPr="0077024F">
        <w:rPr>
          <w:rFonts w:ascii="Times New Roman" w:hAnsi="Times New Roman" w:cs="Times New Roman"/>
          <w:sz w:val="24"/>
          <w:szCs w:val="24"/>
          <w:lang w:val="en-US"/>
        </w:rPr>
        <w:t xml:space="preserve">= 27.8; </w:t>
      </w:r>
      <w:r w:rsidRPr="0077024F">
        <w:rPr>
          <w:rFonts w:ascii="Times New Roman" w:hAnsi="Times New Roman" w:cs="Times New Roman"/>
          <w:i/>
          <w:iCs/>
          <w:sz w:val="24"/>
          <w:szCs w:val="24"/>
          <w:lang w:val="en-US"/>
        </w:rPr>
        <w:t xml:space="preserve">SD </w:t>
      </w:r>
      <w:r w:rsidRPr="0077024F">
        <w:rPr>
          <w:rFonts w:ascii="Times New Roman" w:hAnsi="Times New Roman" w:cs="Times New Roman"/>
          <w:sz w:val="24"/>
          <w:szCs w:val="24"/>
          <w:lang w:val="en-US"/>
        </w:rPr>
        <w:t xml:space="preserve">= 9.44]). </w:t>
      </w:r>
    </w:p>
    <w:p w14:paraId="621F293B"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t>METHOD DETAILS</w:t>
      </w:r>
    </w:p>
    <w:p w14:paraId="607D9BE4" w14:textId="3857877F" w:rsidR="00D10658" w:rsidRPr="0077024F" w:rsidRDefault="00D93F94" w:rsidP="00D93F94">
      <w:pPr>
        <w:pStyle w:val="berschrift3"/>
        <w:numPr>
          <w:ilvl w:val="0"/>
          <w:numId w:val="0"/>
        </w:numPr>
        <w:rPr>
          <w:rFonts w:ascii="Times New Roman" w:hAnsi="Times New Roman" w:cs="Times New Roman"/>
          <w:b/>
          <w:bCs/>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Stimulus material</w:t>
      </w:r>
    </w:p>
    <w:p w14:paraId="13FD7A61" w14:textId="77777777" w:rsidR="00C76641" w:rsidRPr="0077024F" w:rsidRDefault="00C76641" w:rsidP="00D10658">
      <w:pPr>
        <w:rPr>
          <w:rFonts w:ascii="Times New Roman" w:hAnsi="Times New Roman" w:cs="Times New Roman"/>
          <w:lang w:val="en-US"/>
        </w:rPr>
      </w:pPr>
    </w:p>
    <w:p w14:paraId="5CFA1266" w14:textId="77777777" w:rsidR="00C76641" w:rsidRPr="0077024F" w:rsidRDefault="00C76641" w:rsidP="00C76641">
      <w:pPr>
        <w:spacing w:after="0" w:line="480" w:lineRule="auto"/>
        <w:rPr>
          <w:rFonts w:ascii="Times New Roman" w:hAnsi="Times New Roman" w:cs="Times New Roman"/>
          <w:iCs/>
          <w:sz w:val="24"/>
          <w:szCs w:val="24"/>
          <w:lang w:val="en-US"/>
        </w:rPr>
      </w:pPr>
      <w:r w:rsidRPr="0077024F">
        <w:rPr>
          <w:rFonts w:ascii="Times New Roman" w:hAnsi="Times New Roman" w:cs="Times New Roman"/>
          <w:iCs/>
          <w:sz w:val="24"/>
          <w:szCs w:val="24"/>
          <w:lang w:val="en-US"/>
        </w:rPr>
        <w:t>As stimulus material, we used parameter-specific voice morphs that express emotional information either through the fundamental frequency contour only (F0), through timbre only (</w:t>
      </w:r>
      <w:proofErr w:type="spellStart"/>
      <w:r w:rsidRPr="0077024F">
        <w:rPr>
          <w:rFonts w:ascii="Times New Roman" w:hAnsi="Times New Roman" w:cs="Times New Roman"/>
          <w:iCs/>
          <w:sz w:val="24"/>
          <w:szCs w:val="24"/>
          <w:lang w:val="en-US"/>
        </w:rPr>
        <w:t>Tbr</w:t>
      </w:r>
      <w:proofErr w:type="spellEnd"/>
      <w:r w:rsidRPr="0077024F">
        <w:rPr>
          <w:rFonts w:ascii="Times New Roman" w:hAnsi="Times New Roman" w:cs="Times New Roman"/>
          <w:iCs/>
          <w:sz w:val="24"/>
          <w:szCs w:val="24"/>
          <w:lang w:val="en-US"/>
        </w:rPr>
        <w:t xml:space="preserve">) or through a combination of both (Full). </w:t>
      </w:r>
    </w:p>
    <w:p w14:paraId="423D7FBA" w14:textId="68564B8E" w:rsidR="00C76641" w:rsidRPr="0077024F" w:rsidRDefault="00C76641" w:rsidP="00C76641">
      <w:pPr>
        <w:spacing w:after="0" w:line="480" w:lineRule="auto"/>
        <w:rPr>
          <w:rFonts w:ascii="Times New Roman" w:hAnsi="Times New Roman" w:cs="Times New Roman"/>
          <w:iCs/>
          <w:sz w:val="24"/>
          <w:szCs w:val="24"/>
          <w:lang w:val="en-US"/>
        </w:rPr>
      </w:pPr>
      <w:r w:rsidRPr="0077024F">
        <w:rPr>
          <w:rFonts w:ascii="Times New Roman" w:hAnsi="Times New Roman" w:cs="Times New Roman"/>
          <w:iCs/>
          <w:sz w:val="24"/>
          <w:szCs w:val="24"/>
          <w:lang w:val="en-US"/>
        </w:rPr>
        <w:tab/>
      </w:r>
      <w:r w:rsidRPr="0077024F">
        <w:rPr>
          <w:rFonts w:ascii="Times New Roman" w:hAnsi="Times New Roman" w:cs="Times New Roman"/>
          <w:iCs/>
          <w:sz w:val="24"/>
          <w:szCs w:val="24"/>
          <w:lang w:val="en-US"/>
        </w:rPr>
        <w:t>For voice morphing, we selected original audio recordings from a database of vocal actor portrayals</w:t>
      </w:r>
      <w:r w:rsidRPr="0077024F">
        <w:rPr>
          <w:rFonts w:ascii="Times New Roman" w:hAnsi="Times New Roman" w:cs="Times New Roman"/>
          <w:sz w:val="24"/>
          <w:szCs w:val="24"/>
          <w:lang w:val="en-US"/>
        </w:rPr>
        <w:t xml:space="preserve">, </w:t>
      </w:r>
      <w:r w:rsidRPr="0077024F">
        <w:rPr>
          <w:rFonts w:ascii="Times New Roman" w:hAnsi="Times New Roman" w:cs="Times New Roman"/>
          <w:iCs/>
          <w:sz w:val="24"/>
          <w:szCs w:val="24"/>
          <w:lang w:val="en-US"/>
        </w:rPr>
        <w:t>comprised of pseudowords (/</w:t>
      </w:r>
      <w:proofErr w:type="spellStart"/>
      <w:r w:rsidRPr="0077024F">
        <w:rPr>
          <w:rFonts w:ascii="Times New Roman" w:hAnsi="Times New Roman" w:cs="Times New Roman"/>
          <w:iCs/>
          <w:sz w:val="24"/>
          <w:szCs w:val="24"/>
          <w:lang w:val="en-US"/>
        </w:rPr>
        <w:t>molen</w:t>
      </w:r>
      <w:proofErr w:type="spellEnd"/>
      <w:r w:rsidRPr="0077024F">
        <w:rPr>
          <w:rFonts w:ascii="Times New Roman" w:hAnsi="Times New Roman" w:cs="Times New Roman"/>
          <w:iCs/>
          <w:sz w:val="24"/>
          <w:szCs w:val="24"/>
          <w:lang w:val="en-US"/>
        </w:rPr>
        <w:t>/, /</w:t>
      </w:r>
      <w:proofErr w:type="spellStart"/>
      <w:r w:rsidRPr="0077024F">
        <w:rPr>
          <w:rFonts w:ascii="Times New Roman" w:hAnsi="Times New Roman" w:cs="Times New Roman"/>
          <w:iCs/>
          <w:sz w:val="24"/>
          <w:szCs w:val="24"/>
          <w:lang w:val="en-US"/>
        </w:rPr>
        <w:t>loman</w:t>
      </w:r>
      <w:proofErr w:type="spellEnd"/>
      <w:r w:rsidRPr="0077024F">
        <w:rPr>
          <w:rFonts w:ascii="Times New Roman" w:hAnsi="Times New Roman" w:cs="Times New Roman"/>
          <w:iCs/>
          <w:sz w:val="24"/>
          <w:szCs w:val="24"/>
          <w:lang w:val="en-US"/>
        </w:rPr>
        <w:t>/, /</w:t>
      </w:r>
      <w:proofErr w:type="spellStart"/>
      <w:r w:rsidRPr="0077024F">
        <w:rPr>
          <w:rFonts w:ascii="Times New Roman" w:hAnsi="Times New Roman" w:cs="Times New Roman"/>
          <w:iCs/>
          <w:sz w:val="24"/>
          <w:szCs w:val="24"/>
          <w:lang w:val="en-US"/>
        </w:rPr>
        <w:t>belam</w:t>
      </w:r>
      <w:proofErr w:type="spellEnd"/>
      <w:r w:rsidRPr="0077024F">
        <w:rPr>
          <w:rFonts w:ascii="Times New Roman" w:hAnsi="Times New Roman" w:cs="Times New Roman"/>
          <w:iCs/>
          <w:sz w:val="24"/>
          <w:szCs w:val="24"/>
          <w:lang w:val="en-US"/>
        </w:rPr>
        <w:t xml:space="preserve">/) uttered by eight </w:t>
      </w:r>
      <w:r w:rsidRPr="0077024F">
        <w:rPr>
          <w:rFonts w:ascii="Times New Roman" w:hAnsi="Times New Roman" w:cs="Times New Roman"/>
          <w:iCs/>
          <w:sz w:val="24"/>
          <w:szCs w:val="24"/>
          <w:lang w:val="en-US"/>
        </w:rPr>
        <w:lastRenderedPageBreak/>
        <w:t xml:space="preserve">speakers (four male, four female) with expressions of happiness, pleasure, fear, and sadness. We specifically opted for two positive and two negative emotions of different intensities, to balance both valence and arousal. A prior validation study with 20 raters confirmed that the two positive and two negative emotions had different degrees of emotional intensity (happiness &gt; pleasure, </w:t>
      </w:r>
      <w:proofErr w:type="gramStart"/>
      <w:r w:rsidRPr="0077024F">
        <w:rPr>
          <w:rFonts w:ascii="Times New Roman" w:hAnsi="Times New Roman" w:cs="Times New Roman"/>
          <w:iCs/>
          <w:sz w:val="24"/>
          <w:szCs w:val="24"/>
          <w:lang w:val="en-US"/>
        </w:rPr>
        <w:t>t(19)=</w:t>
      </w:r>
      <w:proofErr w:type="gramEnd"/>
      <w:r w:rsidRPr="0077024F">
        <w:rPr>
          <w:rFonts w:ascii="Times New Roman" w:hAnsi="Times New Roman" w:cs="Times New Roman"/>
          <w:iCs/>
          <w:sz w:val="24"/>
          <w:szCs w:val="24"/>
          <w:lang w:val="en-US"/>
        </w:rPr>
        <w:t xml:space="preserve">9.57, p &lt; 0.001 and fear &gt; sadness, </w:t>
      </w:r>
      <w:proofErr w:type="gramStart"/>
      <w:r w:rsidRPr="0077024F">
        <w:rPr>
          <w:rFonts w:ascii="Times New Roman" w:hAnsi="Times New Roman" w:cs="Times New Roman"/>
          <w:iCs/>
          <w:sz w:val="24"/>
          <w:szCs w:val="24"/>
          <w:lang w:val="en-US"/>
        </w:rPr>
        <w:t>t(19)=</w:t>
      </w:r>
      <w:proofErr w:type="gramEnd"/>
      <w:r w:rsidRPr="0077024F">
        <w:rPr>
          <w:rFonts w:ascii="Times New Roman" w:hAnsi="Times New Roman" w:cs="Times New Roman"/>
          <w:iCs/>
          <w:sz w:val="24"/>
          <w:szCs w:val="24"/>
          <w:lang w:val="en-US"/>
        </w:rPr>
        <w:t xml:space="preserve">6.58, p &lt; 0.001). </w:t>
      </w:r>
    </w:p>
    <w:p w14:paraId="55BC37AE" w14:textId="77777777" w:rsidR="00C76641" w:rsidRPr="0077024F" w:rsidRDefault="00C76641" w:rsidP="00C76641">
      <w:pPr>
        <w:spacing w:after="0" w:line="480" w:lineRule="auto"/>
        <w:ind w:firstLine="576"/>
        <w:rPr>
          <w:rFonts w:ascii="Times New Roman" w:hAnsi="Times New Roman" w:cs="Times New Roman"/>
          <w:iCs/>
          <w:sz w:val="24"/>
          <w:szCs w:val="24"/>
          <w:lang w:val="en-US"/>
        </w:rPr>
      </w:pPr>
      <w:r w:rsidRPr="0077024F">
        <w:rPr>
          <w:rFonts w:ascii="Times New Roman" w:hAnsi="Times New Roman" w:cs="Times New Roman"/>
          <w:sz w:val="24"/>
          <w:szCs w:val="24"/>
          <w:lang w:val="en-US"/>
        </w:rPr>
        <w:t xml:space="preserve">To synthesize </w:t>
      </w:r>
      <w:r w:rsidRPr="0077024F">
        <w:rPr>
          <w:rFonts w:ascii="Times New Roman" w:hAnsi="Times New Roman" w:cs="Times New Roman"/>
          <w:color w:val="000000" w:themeColor="text1"/>
          <w:sz w:val="24"/>
          <w:szCs w:val="24"/>
          <w:lang w:val="en-US"/>
        </w:rPr>
        <w:t xml:space="preserve">the parameter-specific emotional voice morphs, we created morphing trajectories between each emotion and an emotional average of the same speaker and pseudoword, </w:t>
      </w:r>
      <w:r w:rsidRPr="0077024F">
        <w:rPr>
          <w:rFonts w:ascii="Times New Roman" w:hAnsi="Times New Roman" w:cs="Times New Roman"/>
          <w:iCs/>
          <w:sz w:val="24"/>
          <w:szCs w:val="24"/>
          <w:lang w:val="en-US"/>
        </w:rPr>
        <w:t>u</w:t>
      </w:r>
      <w:r w:rsidRPr="0077024F">
        <w:rPr>
          <w:rFonts w:ascii="Times New Roman" w:eastAsia="Calibri" w:hAnsi="Times New Roman" w:cs="Times New Roman"/>
          <w:iCs/>
          <w:sz w:val="24"/>
          <w:szCs w:val="24"/>
          <w:lang w:val="en-US"/>
        </w:rPr>
        <w:t xml:space="preserve">sing </w:t>
      </w:r>
      <w:r w:rsidRPr="0077024F">
        <w:rPr>
          <w:rFonts w:ascii="Times New Roman" w:eastAsia="Calibri" w:hAnsi="Times New Roman" w:cs="Times New Roman"/>
          <w:iCs/>
          <w:color w:val="000000" w:themeColor="text1"/>
          <w:sz w:val="24"/>
          <w:szCs w:val="24"/>
          <w:lang w:val="en-US"/>
        </w:rPr>
        <w:t xml:space="preserve">the Tandem-STRAIGHT software </w:t>
      </w:r>
      <w:sdt>
        <w:sdtPr>
          <w:rPr>
            <w:rFonts w:ascii="Times New Roman" w:eastAsia="Calibri" w:hAnsi="Times New Roman" w:cs="Times New Roman"/>
            <w:iCs/>
            <w:color w:val="000000" w:themeColor="text1"/>
            <w:sz w:val="24"/>
            <w:szCs w:val="24"/>
            <w:lang w:val="en-US"/>
          </w:rPr>
          <w:alias w:val="To edit, see citavi.com/edit"/>
          <w:tag w:val="CitaviPlaceholder#1a99a109-0386-46b9-bcab-f2b755f6f51a"/>
          <w:id w:val="1535689288"/>
          <w:placeholder>
            <w:docPart w:val="908EBD78636C44F09098501A49ED1BB0"/>
          </w:placeholder>
        </w:sdtPr>
        <w:sdtContent>
          <w:r w:rsidRPr="0077024F">
            <w:rPr>
              <w:rFonts w:ascii="Times New Roman" w:eastAsia="Calibri" w:hAnsi="Times New Roman" w:cs="Times New Roman"/>
              <w:iCs/>
              <w:color w:val="000000" w:themeColor="text1"/>
              <w:sz w:val="24"/>
              <w:szCs w:val="24"/>
              <w:lang w:val="en-US"/>
            </w:rPr>
            <w:fldChar w:fldCharType="begin"/>
          </w:r>
          <w:r w:rsidRPr="0077024F">
            <w:rPr>
              <w:rFonts w:ascii="Times New Roman" w:eastAsia="Calibri" w:hAnsi="Times New Roman" w:cs="Times New Roman"/>
              <w:iCs/>
              <w:color w:val="000000" w:themeColor="text1"/>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TA5ZDI2LTFhZWMtNDk1ZS04MzBmLWVmZGViZDE5MGQ3ZiIsIlJhbmdlTGVuZ3RoIjoyLCJSZWZlcmVuY2VJZCI6Ijg4NzJmNWUwLWE2MmMtNGE4Mi05MzZkLTg5YjVlZjQ4MTc0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}</w:instrText>
          </w:r>
          <w:r w:rsidRPr="0077024F">
            <w:rPr>
              <w:rFonts w:ascii="Times New Roman" w:eastAsia="Calibri" w:hAnsi="Times New Roman" w:cs="Times New Roman"/>
              <w:iCs/>
              <w:color w:val="000000" w:themeColor="text1"/>
              <w:sz w:val="24"/>
              <w:szCs w:val="24"/>
              <w:lang w:val="en-US"/>
            </w:rPr>
            <w:fldChar w:fldCharType="separate"/>
          </w:r>
          <w:r w:rsidRPr="0077024F">
            <w:rPr>
              <w:rFonts w:ascii="Times New Roman" w:eastAsia="Calibri" w:hAnsi="Times New Roman" w:cs="Times New Roman"/>
              <w:iCs/>
              <w:color w:val="000000" w:themeColor="text1"/>
              <w:sz w:val="24"/>
              <w:szCs w:val="24"/>
              <w:vertAlign w:val="superscript"/>
              <w:lang w:val="en-US"/>
            </w:rPr>
            <w:t>38, 39</w:t>
          </w:r>
          <w:r w:rsidRPr="0077024F">
            <w:rPr>
              <w:rFonts w:ascii="Times New Roman" w:eastAsia="Calibri" w:hAnsi="Times New Roman" w:cs="Times New Roman"/>
              <w:iCs/>
              <w:color w:val="000000" w:themeColor="text1"/>
              <w:sz w:val="24"/>
              <w:szCs w:val="24"/>
              <w:lang w:val="en-US"/>
            </w:rPr>
            <w:fldChar w:fldCharType="end"/>
          </w:r>
        </w:sdtContent>
      </w:sdt>
      <w:r w:rsidRPr="0077024F">
        <w:rPr>
          <w:rFonts w:ascii="Times New Roman" w:hAnsi="Times New Roman" w:cs="Times New Roman"/>
          <w:color w:val="000000" w:themeColor="text1"/>
          <w:sz w:val="24"/>
          <w:szCs w:val="24"/>
          <w:lang w:val="en-US"/>
        </w:rPr>
        <w:t xml:space="preserve">. The averages had been created previously by blending all emotions together and were thus assumed to be uninformative and unbiased with respect to the four emotions of interest. Tandem-STRAIGHT enables voice morphing via weighted interpolation of five independent parameters: (1) F0-contour, (2) timing, (3) spectrum-level, (4) aperiodicity, and (5) spectral frequency; the latter three are summarized as timbre. </w:t>
      </w:r>
    </w:p>
    <w:p w14:paraId="74AD41DB" w14:textId="77777777" w:rsidR="00C76641" w:rsidRPr="0077024F" w:rsidRDefault="00C76641" w:rsidP="00C76641">
      <w:pPr>
        <w:spacing w:after="0" w:line="480" w:lineRule="auto"/>
        <w:ind w:firstLine="576"/>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We created three types of morphed stimuli (see </w:t>
      </w:r>
      <w:r w:rsidRPr="0077024F">
        <w:rPr>
          <w:rFonts w:ascii="Times New Roman" w:hAnsi="Times New Roman" w:cs="Times New Roman"/>
          <w:b/>
          <w:sz w:val="24"/>
          <w:szCs w:val="24"/>
          <w:lang w:val="en-US"/>
        </w:rPr>
        <w:t>Figure 1</w:t>
      </w:r>
      <w:r w:rsidRPr="0077024F">
        <w:rPr>
          <w:rFonts w:ascii="Times New Roman" w:hAnsi="Times New Roman" w:cs="Times New Roman"/>
          <w:sz w:val="24"/>
          <w:szCs w:val="24"/>
          <w:lang w:val="en-US"/>
        </w:rPr>
        <w:t xml:space="preserve">). </w:t>
      </w:r>
      <w:r w:rsidRPr="0077024F">
        <w:rPr>
          <w:rFonts w:ascii="Times New Roman" w:hAnsi="Times New Roman" w:cs="Times New Roman"/>
          <w:b/>
          <w:sz w:val="24"/>
          <w:szCs w:val="24"/>
          <w:lang w:val="en-US"/>
        </w:rPr>
        <w:t>Full-Morphs</w:t>
      </w:r>
      <w:r w:rsidRPr="0077024F">
        <w:rPr>
          <w:rFonts w:ascii="Times New Roman" w:hAnsi="Times New Roman" w:cs="Times New Roman"/>
          <w:sz w:val="24"/>
          <w:szCs w:val="24"/>
          <w:lang w:val="en-US"/>
        </w:rPr>
        <w:t xml:space="preserve"> were stimuli with all parameters taken from the emotional version (corresponding to 100% from the emotion and 0% from average), except for the timing parameter, which was taken from the average (corresponding to 0% emotion and 100% average). </w:t>
      </w:r>
      <w:r w:rsidRPr="0077024F">
        <w:rPr>
          <w:rFonts w:ascii="Times New Roman" w:hAnsi="Times New Roman" w:cs="Times New Roman"/>
          <w:b/>
          <w:sz w:val="24"/>
          <w:szCs w:val="24"/>
          <w:lang w:val="en-US"/>
        </w:rPr>
        <w:t>F0-Morphs</w:t>
      </w:r>
      <w:r w:rsidRPr="0077024F">
        <w:rPr>
          <w:rFonts w:ascii="Times New Roman" w:hAnsi="Times New Roman" w:cs="Times New Roman"/>
          <w:sz w:val="24"/>
          <w:szCs w:val="24"/>
          <w:lang w:val="en-US"/>
        </w:rPr>
        <w:t xml:space="preserve"> were stimuli with the F0-contour taken from the emotion, but timbre and timing were taken from the average. </w:t>
      </w:r>
      <w:r w:rsidRPr="0077024F">
        <w:rPr>
          <w:rFonts w:ascii="Times New Roman" w:hAnsi="Times New Roman" w:cs="Times New Roman"/>
          <w:b/>
          <w:sz w:val="24"/>
          <w:szCs w:val="24"/>
          <w:lang w:val="en-US"/>
        </w:rPr>
        <w:t>Timbre-Morphs</w:t>
      </w:r>
      <w:r w:rsidRPr="0077024F">
        <w:rPr>
          <w:rFonts w:ascii="Times New Roman" w:hAnsi="Times New Roman" w:cs="Times New Roman"/>
          <w:sz w:val="24"/>
          <w:szCs w:val="24"/>
          <w:lang w:val="en-US"/>
        </w:rPr>
        <w:t xml:space="preserve"> were stimuli with all timbre parameters taken from the emotion, but F0 and timing from the average. Note that the timing was kept constant in all conditions to allow a pure comparison of F0 vs. timbre. Furthermore, we kept all average stimuli as a further ambiguous reference category. In total, this resulted in 8 (speakers) x 3 (pseudowords) x 4 (emotions) x 3 (morphing conditions) + 24 average (8 speakers x 3 pseudowords) = 312 stimuli (duration M = 780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range 620 to 967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SD = 98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w:t>
      </w:r>
      <w:r w:rsidRPr="0077024F">
        <w:rPr>
          <w:rFonts w:ascii="Times New Roman" w:hAnsi="Times New Roman" w:cs="Times New Roman"/>
          <w:color w:val="000000" w:themeColor="text1"/>
          <w:sz w:val="24"/>
          <w:szCs w:val="24"/>
          <w:lang w:val="en-US"/>
        </w:rPr>
        <w:t xml:space="preserve">Using PRAAT </w:t>
      </w:r>
      <w:sdt>
        <w:sdtPr>
          <w:rPr>
            <w:rFonts w:ascii="Times New Roman" w:hAnsi="Times New Roman" w:cs="Times New Roman"/>
            <w:color w:val="000000" w:themeColor="text1"/>
            <w:sz w:val="24"/>
            <w:szCs w:val="24"/>
            <w:lang w:val="en-US"/>
          </w:rPr>
          <w:alias w:val="To edit, see citavi.com/edit"/>
          <w:tag w:val="CitaviPlaceholder#5b5182fa-5471-48d1-b036-b597b9133717"/>
          <w:id w:val="323478443"/>
          <w:placeholder>
            <w:docPart w:val="39DFC6AA63C14CF88934C7AF18159BF6"/>
          </w:placeholder>
        </w:sdtPr>
        <w:sdtContent>
          <w:r w:rsidRPr="0077024F">
            <w:rPr>
              <w:rFonts w:ascii="Times New Roman" w:hAnsi="Times New Roman" w:cs="Times New Roman"/>
              <w:color w:val="000000" w:themeColor="text1"/>
              <w:sz w:val="24"/>
              <w:szCs w:val="24"/>
              <w:lang w:val="en-US"/>
            </w:rPr>
            <w:fldChar w:fldCharType="begin"/>
          </w:r>
          <w:r w:rsidRPr="0077024F">
            <w:rPr>
              <w:rFonts w:ascii="Times New Roman" w:hAnsi="Times New Roman" w:cs="Times New Roman"/>
              <w:color w:val="000000" w:themeColor="text1"/>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lNmZiNjFmLTY1ZWYtNDZjOS04ZmI4LTNkODg4MDNjYjI1NiIsIlJhbmdlTGVuZ3RoIjoyLCJSZWZlcmVuY2VJZCI6IjhiY2Y1ZDU5LWY4ODItNDg4MS1iYmNiLTA3NjAzMzY2Y2VlN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VsIiwiTGFzdE5hbWUiOiJCb2Vyc21hIiwiUHJvdGVjdGVkIjpmYWxzZSwiU2V4IjoyLCJDcmVhdGVkQnkiOiJfQ2hyaXN0aW5lIE51c3NiYXVtIiwiQ3JlYXRlZE9uIjoiMjAyMC0xMC0wN1QwODoxNzowNSIsIk1vZGlmaWVkQnkiOiJfQ2hyaXN0aW5lIE51c3NiYXVtIiwiSWQiOiIzYzVkZDIzMC03NzFiLTRmMTctYjVmNC0zMzMzMjVkYWQ0MDQiLCJNb2RpZmllZE9uIjoiMjAyMC0xMC0wN1QwODoxNzowNSIsIlByb2plY3QiOnsiJGlkIjoiNSIsIiR0eXBlIjoiU3dpc3NBY2FkZW1pYy5DaXRhdmkuUHJvamVjdCwgU3dpc3NBY2FkZW1pYy5DaXRhdmkifX1dLCJCaWJUZVhLZXkiOiJCb2Vyc21hXzIwMTg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}</w:instrText>
          </w:r>
          <w:r w:rsidRPr="0077024F">
            <w:rPr>
              <w:rFonts w:ascii="Times New Roman" w:hAnsi="Times New Roman" w:cs="Times New Roman"/>
              <w:color w:val="000000" w:themeColor="text1"/>
              <w:sz w:val="24"/>
              <w:szCs w:val="24"/>
              <w:lang w:val="en-US"/>
            </w:rPr>
            <w:fldChar w:fldCharType="separate"/>
          </w:r>
          <w:r w:rsidRPr="0077024F">
            <w:rPr>
              <w:rFonts w:ascii="Times New Roman" w:hAnsi="Times New Roman" w:cs="Times New Roman"/>
              <w:color w:val="000000" w:themeColor="text1"/>
              <w:sz w:val="24"/>
              <w:szCs w:val="24"/>
              <w:vertAlign w:val="superscript"/>
              <w:lang w:val="en-US"/>
            </w:rPr>
            <w:t>40</w:t>
          </w:r>
          <w:r w:rsidRPr="0077024F">
            <w:rPr>
              <w:rFonts w:ascii="Times New Roman" w:hAnsi="Times New Roman" w:cs="Times New Roman"/>
              <w:color w:val="000000" w:themeColor="text1"/>
              <w:sz w:val="24"/>
              <w:szCs w:val="24"/>
              <w:lang w:val="en-US"/>
            </w:rPr>
            <w:fldChar w:fldCharType="end"/>
          </w:r>
        </w:sdtContent>
      </w:sdt>
      <w:r w:rsidRPr="0077024F">
        <w:rPr>
          <w:rFonts w:ascii="Times New Roman" w:hAnsi="Times New Roman" w:cs="Times New Roman"/>
          <w:color w:val="000000" w:themeColor="text1"/>
          <w:sz w:val="24"/>
          <w:szCs w:val="24"/>
          <w:lang w:val="en-US"/>
        </w:rPr>
        <w:t>, we normalized all stimuli to a root-mean-square of 70 dB SPL</w:t>
      </w:r>
      <w:r w:rsidRPr="0077024F">
        <w:rPr>
          <w:rFonts w:ascii="Times New Roman" w:hAnsi="Times New Roman" w:cs="Times New Roman"/>
          <w:sz w:val="24"/>
          <w:szCs w:val="24"/>
          <w:lang w:val="en-US"/>
        </w:rPr>
        <w:t xml:space="preserve">. </w:t>
      </w:r>
    </w:p>
    <w:p w14:paraId="38C1982A" w14:textId="485A2902" w:rsidR="00D10658" w:rsidRPr="0077024F" w:rsidRDefault="00C76641" w:rsidP="00C76641">
      <w:pPr>
        <w:spacing w:after="0" w:line="480" w:lineRule="auto"/>
        <w:ind w:firstLine="576"/>
        <w:rPr>
          <w:rFonts w:ascii="Times New Roman" w:hAnsi="Times New Roman" w:cs="Times New Roman"/>
          <w:color w:val="000000" w:themeColor="text1"/>
          <w:sz w:val="24"/>
          <w:szCs w:val="24"/>
          <w:lang w:val="en-US"/>
        </w:rPr>
      </w:pPr>
      <w:r w:rsidRPr="0077024F">
        <w:rPr>
          <w:rFonts w:ascii="Times New Roman" w:hAnsi="Times New Roman" w:cs="Times New Roman"/>
          <w:color w:val="000000" w:themeColor="text1"/>
          <w:sz w:val="24"/>
          <w:szCs w:val="24"/>
          <w:lang w:val="en-US"/>
        </w:rPr>
        <w:lastRenderedPageBreak/>
        <w:t>For a more detailed description of the stimulus creation, see</w:t>
      </w:r>
      <w:ins w:id="84" w:author="Christine Nussbaum" w:date="2025-10-15T15:53:00Z">
        <w:r w:rsidRPr="0077024F">
          <w:rPr>
            <w:rFonts w:ascii="Times New Roman" w:hAnsi="Times New Roman" w:cs="Times New Roman"/>
            <w:color w:val="000000" w:themeColor="text1"/>
            <w:sz w:val="24"/>
            <w:szCs w:val="24"/>
            <w:lang w:val="en-US"/>
          </w:rPr>
          <w:t xml:space="preserve"> Nussbaum et al 2024</w:t>
        </w:r>
      </w:ins>
      <w:r w:rsidRPr="0077024F">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alias w:val="To edit, see citavi.com/edit"/>
          <w:tag w:val="CitaviPlaceholder#4803346b-ca1c-44e8-aa2e-472f4d7a3465"/>
          <w:id w:val="-1828206755"/>
          <w:placeholder>
            <w:docPart w:val="7162319C0E944DB895C96C3EC5585183"/>
          </w:placeholder>
        </w:sdtPr>
        <w:sdtContent>
          <w:r w:rsidRPr="0077024F">
            <w:rPr>
              <w:rFonts w:ascii="Times New Roman" w:hAnsi="Times New Roman" w:cs="Times New Roman"/>
              <w:color w:val="000000" w:themeColor="text1"/>
              <w:sz w:val="24"/>
              <w:szCs w:val="24"/>
              <w:lang w:val="en-US"/>
            </w:rPr>
            <w:fldChar w:fldCharType="begin"/>
          </w:r>
          <w:r w:rsidRPr="0077024F">
            <w:rPr>
              <w:rFonts w:ascii="Times New Roman" w:hAnsi="Times New Roman" w:cs="Times New Roman"/>
              <w:color w:val="000000" w:themeColor="text1"/>
              <w:sz w:val="24"/>
              <w:szCs w:val="24"/>
              <w:lang w:val="en-US"/>
            </w:rPr>
            <w:instrText>ADDIN CitaviPlaceholder{eyIkaWQiOiIxIiwiJHR5cGUiOiJTd2lzc0FjYWRlbWljLkNpdGF2aS5DaXRhdGlvbnMuV29yZFBsYWNlaG9sZGVyLCBTd2lzc0FjYWRlbWljLkNpdGF2aSIsIkFzc29jaWF0ZVdpdGhQbGFjZWhvbGRlclRhZyI6IkNpdGF2aVBsYWNlaG9sZGVyIzM4ZWE1MTlkLTUzZWYtNDQ2YS05Nzg4LWU5NmJmYmVmMzJjMyIsIkVudHJpZXMiOlt7IiRpZCI6IjIiLCIkdHlwZSI6IlN3aXNzQWNhZGVtaWMuQ2l0YXZpLkNpdGF0aW9ucy5Xb3JkUGxhY2Vob2xkZXJFbnRyeSwgU3dpc3NBY2FkZW1pYy5DaXRhdmkiLCJJZCI6IjA1ZjJkOTk4LTRkNzQtNDkxNy04YjE4LWU4N2ViZGE5Y2QyNS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Q4MDMzNDZiLWNhMWMtNDRlOC1hYTJlLTQ3MmY0ZDdhMzQ2NSIsIlRleHQiOiIxNCIsIldBSVZlcnNpb24iOiI2LjExLjAuMCJ9}</w:instrText>
          </w:r>
          <w:r w:rsidRPr="0077024F">
            <w:rPr>
              <w:rFonts w:ascii="Times New Roman" w:hAnsi="Times New Roman" w:cs="Times New Roman"/>
              <w:color w:val="000000" w:themeColor="text1"/>
              <w:sz w:val="24"/>
              <w:szCs w:val="24"/>
              <w:lang w:val="en-US"/>
            </w:rPr>
            <w:fldChar w:fldCharType="separate"/>
          </w:r>
          <w:r w:rsidRPr="0077024F">
            <w:rPr>
              <w:rFonts w:ascii="Times New Roman" w:hAnsi="Times New Roman" w:cs="Times New Roman"/>
              <w:color w:val="000000" w:themeColor="text1"/>
              <w:sz w:val="24"/>
              <w:szCs w:val="24"/>
              <w:vertAlign w:val="superscript"/>
              <w:lang w:val="en-US"/>
            </w:rPr>
            <w:t>14</w:t>
          </w:r>
          <w:r w:rsidRPr="0077024F">
            <w:rPr>
              <w:rFonts w:ascii="Times New Roman" w:hAnsi="Times New Roman" w:cs="Times New Roman"/>
              <w:color w:val="000000" w:themeColor="text1"/>
              <w:sz w:val="24"/>
              <w:szCs w:val="24"/>
              <w:lang w:val="en-US"/>
            </w:rPr>
            <w:fldChar w:fldCharType="end"/>
          </w:r>
        </w:sdtContent>
      </w:sdt>
      <w:r w:rsidRPr="0077024F">
        <w:rPr>
          <w:rFonts w:ascii="Times New Roman" w:hAnsi="Times New Roman" w:cs="Times New Roman"/>
          <w:color w:val="000000" w:themeColor="text1"/>
          <w:sz w:val="24"/>
          <w:szCs w:val="24"/>
          <w:lang w:val="en-US"/>
        </w:rPr>
        <w:t xml:space="preserve"> and</w:t>
      </w:r>
      <w:ins w:id="85" w:author="Christine Nussbaum" w:date="2025-10-15T15:53:00Z">
        <w:r w:rsidRPr="0077024F">
          <w:rPr>
            <w:rFonts w:ascii="Times New Roman" w:hAnsi="Times New Roman" w:cs="Times New Roman"/>
            <w:color w:val="000000" w:themeColor="text1"/>
            <w:sz w:val="24"/>
            <w:szCs w:val="24"/>
            <w:lang w:val="en-US"/>
          </w:rPr>
          <w:t xml:space="preserve"> Kawahara and </w:t>
        </w:r>
        <w:proofErr w:type="spellStart"/>
        <w:r w:rsidRPr="0077024F">
          <w:rPr>
            <w:rFonts w:ascii="Times New Roman" w:hAnsi="Times New Roman" w:cs="Times New Roman"/>
            <w:color w:val="000000" w:themeColor="text1"/>
            <w:sz w:val="24"/>
            <w:szCs w:val="24"/>
            <w:lang w:val="en-US"/>
          </w:rPr>
          <w:t>Skuk</w:t>
        </w:r>
        <w:proofErr w:type="spellEnd"/>
        <w:r w:rsidRPr="0077024F">
          <w:rPr>
            <w:rFonts w:ascii="Times New Roman" w:hAnsi="Times New Roman" w:cs="Times New Roman"/>
            <w:color w:val="000000" w:themeColor="text1"/>
            <w:sz w:val="24"/>
            <w:szCs w:val="24"/>
            <w:lang w:val="en-US"/>
          </w:rPr>
          <w:t>, 2018</w:t>
        </w:r>
      </w:ins>
      <w:r w:rsidRPr="0077024F">
        <w:rPr>
          <w:rFonts w:ascii="Times New Roman" w:hAnsi="Times New Roman" w:cs="Times New Roman"/>
          <w:color w:val="000000" w:themeColor="text1"/>
          <w:sz w:val="24"/>
          <w:szCs w:val="24"/>
          <w:lang w:val="en-US"/>
        </w:rPr>
        <w:t xml:space="preserve"> </w:t>
      </w:r>
      <w:sdt>
        <w:sdtPr>
          <w:rPr>
            <w:rFonts w:ascii="Times New Roman" w:hAnsi="Times New Roman" w:cs="Times New Roman"/>
            <w:color w:val="000000" w:themeColor="text1"/>
            <w:sz w:val="24"/>
            <w:szCs w:val="24"/>
            <w:lang w:val="en-US"/>
          </w:rPr>
          <w:alias w:val="To edit, see citavi.com/edit"/>
          <w:tag w:val="CitaviPlaceholder#dc7ebbdd-2885-4b03-a7fb-6928d647880c"/>
          <w:id w:val="-1691673804"/>
          <w:placeholder>
            <w:docPart w:val="39DFC6AA63C14CF88934C7AF18159BF6"/>
          </w:placeholder>
        </w:sdtPr>
        <w:sdtContent>
          <w:r w:rsidRPr="0077024F">
            <w:rPr>
              <w:rFonts w:ascii="Times New Roman" w:hAnsi="Times New Roman" w:cs="Times New Roman"/>
              <w:color w:val="000000" w:themeColor="text1"/>
              <w:sz w:val="24"/>
              <w:szCs w:val="24"/>
              <w:lang w:val="en-US"/>
            </w:rPr>
            <w:fldChar w:fldCharType="begin"/>
          </w:r>
          <w:r w:rsidRPr="0077024F">
            <w:rPr>
              <w:rFonts w:ascii="Times New Roman" w:hAnsi="Times New Roman" w:cs="Times New Roman"/>
              <w:color w:val="000000" w:themeColor="text1"/>
              <w:sz w:val="24"/>
              <w:szCs w:val="24"/>
              <w:lang w:val="en-US"/>
            </w:rPr>
            <w:instrText>ADDIN CitaviPlaceholder{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XSwiQmliVGVYS2V5IjoiU2t1a18yMDE4IiwiQ2l0YXRpb25LZXlVcGRhdGVUeXBlIjowLCJDb2xsYWJvcmF0b3JzIjpbXSwiRG9pIjoiMTAuMTA5My9veGZvcmRoYi85NzgwMTk4NzQzMTg3LjAxMy4zM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E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TI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IiwiSWQiOiIyYWNiMWNjZS02YTI4LTQwODMtOWY2NS1jZjk4MGE3OWQzMzciLCJNb2RpZmllZE9uIjoiMjAyNS0xMC0xN1QwOToyOToyMy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yIsIklkIjoiYzg3NjFkOTgtYzlkOS00OWJjLTk4YWQtNTA5OGI0YjgwODAz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0MSJ9XX0sIlRhZyI6IkNpdGF2aVBsYWNlaG9sZGVyI2RjN2ViYmRkLTI4ODUtNGIwMy1hN2ZiLTY5MjhkNjQ3ODgwYyIsIlRleHQiOiI0MSIsIldBSVZlcnNpb24iOiI2LjExLjAuMCJ9}</w:instrText>
          </w:r>
          <w:r w:rsidRPr="0077024F">
            <w:rPr>
              <w:rFonts w:ascii="Times New Roman" w:hAnsi="Times New Roman" w:cs="Times New Roman"/>
              <w:color w:val="000000" w:themeColor="text1"/>
              <w:sz w:val="24"/>
              <w:szCs w:val="24"/>
              <w:lang w:val="en-US"/>
            </w:rPr>
            <w:fldChar w:fldCharType="separate"/>
          </w:r>
          <w:r w:rsidRPr="0077024F">
            <w:rPr>
              <w:rFonts w:ascii="Times New Roman" w:hAnsi="Times New Roman" w:cs="Times New Roman"/>
              <w:color w:val="000000" w:themeColor="text1"/>
              <w:sz w:val="24"/>
              <w:szCs w:val="24"/>
              <w:vertAlign w:val="superscript"/>
              <w:lang w:val="en-US"/>
            </w:rPr>
            <w:t>41</w:t>
          </w:r>
          <w:r w:rsidRPr="0077024F">
            <w:rPr>
              <w:rFonts w:ascii="Times New Roman" w:hAnsi="Times New Roman" w:cs="Times New Roman"/>
              <w:color w:val="000000" w:themeColor="text1"/>
              <w:sz w:val="24"/>
              <w:szCs w:val="24"/>
              <w:lang w:val="en-US"/>
            </w:rPr>
            <w:fldChar w:fldCharType="end"/>
          </w:r>
        </w:sdtContent>
      </w:sdt>
      <w:r w:rsidRPr="0077024F">
        <w:rPr>
          <w:rFonts w:ascii="Times New Roman" w:hAnsi="Times New Roman" w:cs="Times New Roman"/>
          <w:color w:val="000000" w:themeColor="text1"/>
          <w:lang w:val="en-US"/>
        </w:rPr>
        <w:t xml:space="preserve">. </w:t>
      </w:r>
      <w:r w:rsidRPr="0077024F">
        <w:rPr>
          <w:rFonts w:ascii="Times New Roman" w:hAnsi="Times New Roman" w:cs="Times New Roman"/>
          <w:color w:val="000000" w:themeColor="text1"/>
          <w:lang w:val="en-US"/>
        </w:rPr>
        <w:t xml:space="preserve"> </w:t>
      </w:r>
      <w:r w:rsidR="00D10658" w:rsidRPr="0077024F">
        <w:rPr>
          <w:rFonts w:ascii="Times New Roman" w:hAnsi="Times New Roman" w:cs="Times New Roman"/>
          <w:lang w:val="en-US"/>
        </w:rPr>
        <w:t>For a summary of acoustic characteristics, see Tables S3 and S4 in the document “Supplemental_Tables_and_Figures.pdf” in the associated OSF repository (</w:t>
      </w:r>
      <w:hyperlink r:id="rId9" w:history="1">
        <w:r w:rsidR="00D10658" w:rsidRPr="0077024F">
          <w:rPr>
            <w:rStyle w:val="Hyperlink"/>
            <w:rFonts w:ascii="Times New Roman" w:hAnsi="Times New Roman" w:cs="Times New Roman"/>
            <w:lang w:val="en-US"/>
          </w:rPr>
          <w:t>https://osf.io/ascqx/</w:t>
        </w:r>
      </w:hyperlink>
      <w:r w:rsidR="00D10658" w:rsidRPr="0077024F">
        <w:rPr>
          <w:rFonts w:ascii="Times New Roman" w:hAnsi="Times New Roman" w:cs="Times New Roman"/>
          <w:lang w:val="en-US"/>
        </w:rPr>
        <w:t>)</w:t>
      </w:r>
    </w:p>
    <w:p w14:paraId="75F749B0" w14:textId="61665CE1" w:rsidR="00D10658" w:rsidRPr="0077024F" w:rsidRDefault="00C76641" w:rsidP="00D10658">
      <w:pPr>
        <w:pStyle w:val="Listenabsatz"/>
        <w:numPr>
          <w:ilvl w:val="0"/>
          <w:numId w:val="34"/>
        </w:numPr>
        <w:spacing w:after="0" w:line="480" w:lineRule="auto"/>
        <w:rPr>
          <w:rFonts w:ascii="Times New Roman" w:hAnsi="Times New Roman" w:cs="Times New Roman"/>
          <w:i/>
          <w:sz w:val="24"/>
          <w:szCs w:val="24"/>
          <w:lang w:val="en-US"/>
        </w:rPr>
      </w:pPr>
      <w:r w:rsidRPr="0077024F">
        <w:rPr>
          <w:rFonts w:ascii="Times New Roman" w:hAnsi="Times New Roman" w:cs="Times New Roman"/>
          <w:i/>
          <w:sz w:val="24"/>
          <w:szCs w:val="24"/>
          <w:lang w:val="en-US"/>
        </w:rPr>
        <w:t xml:space="preserve">Please insert Figure 1 about here </w:t>
      </w:r>
      <w:r w:rsidR="00D93F94" w:rsidRPr="0077024F">
        <w:rPr>
          <w:rFonts w:ascii="Times New Roman" w:hAnsi="Times New Roman" w:cs="Times New Roman"/>
          <w:i/>
          <w:sz w:val="24"/>
          <w:szCs w:val="24"/>
          <w:lang w:val="en-US"/>
        </w:rPr>
        <w:t>–</w:t>
      </w:r>
      <w:r w:rsidRPr="0077024F">
        <w:rPr>
          <w:rFonts w:ascii="Times New Roman" w:hAnsi="Times New Roman" w:cs="Times New Roman"/>
          <w:i/>
          <w:sz w:val="24"/>
          <w:szCs w:val="24"/>
          <w:lang w:val="en-US"/>
        </w:rPr>
        <w:t xml:space="preserve"> </w:t>
      </w:r>
    </w:p>
    <w:p w14:paraId="4BF52F3F" w14:textId="77777777" w:rsidR="00C76641" w:rsidRPr="0077024F" w:rsidRDefault="00C76641" w:rsidP="00D10658">
      <w:pPr>
        <w:rPr>
          <w:rFonts w:ascii="Times New Roman" w:hAnsi="Times New Roman" w:cs="Times New Roman"/>
          <w:lang w:val="en-US"/>
        </w:rPr>
      </w:pPr>
    </w:p>
    <w:p w14:paraId="2AD2DB40" w14:textId="34E1BF7F" w:rsidR="00D10658" w:rsidRPr="0077024F" w:rsidRDefault="00D93F94" w:rsidP="00D93F94">
      <w:pPr>
        <w:pStyle w:val="berschrift3"/>
        <w:numPr>
          <w:ilvl w:val="0"/>
          <w:numId w:val="0"/>
        </w:numPr>
        <w:rPr>
          <w:rFonts w:ascii="Times New Roman" w:hAnsi="Times New Roman" w:cs="Times New Roman"/>
          <w:b/>
          <w:bCs/>
          <w:lang w:val="en-US"/>
        </w:rPr>
      </w:pPr>
      <w:r w:rsidRPr="0077024F">
        <w:rPr>
          <w:rFonts w:ascii="Times New Roman" w:hAnsi="Times New Roman" w:cs="Times New Roman"/>
          <w:b/>
          <w:bCs/>
          <w:lang w:val="en-US"/>
        </w:rPr>
        <w:tab/>
      </w:r>
      <w:r w:rsidR="00D10658" w:rsidRPr="0077024F">
        <w:rPr>
          <w:rFonts w:ascii="Times New Roman" w:hAnsi="Times New Roman" w:cs="Times New Roman"/>
          <w:b/>
          <w:bCs/>
          <w:lang w:val="en-US"/>
        </w:rPr>
        <w:t>Design</w:t>
      </w:r>
    </w:p>
    <w:p w14:paraId="66FBD84E" w14:textId="77777777" w:rsidR="00C76641" w:rsidRPr="0077024F" w:rsidRDefault="00C76641" w:rsidP="00C76641">
      <w:pPr>
        <w:suppressAutoHyphens w:val="0"/>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Data were collected online via </w:t>
      </w:r>
      <w:proofErr w:type="spellStart"/>
      <w:r w:rsidRPr="0077024F">
        <w:rPr>
          <w:rFonts w:ascii="Times New Roman" w:hAnsi="Times New Roman" w:cs="Times New Roman"/>
          <w:sz w:val="24"/>
          <w:szCs w:val="24"/>
          <w:lang w:val="en-US"/>
        </w:rPr>
        <w:t>PsyToolkit</w:t>
      </w:r>
      <w:proofErr w:type="spellEnd"/>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f10d0e7-4598-43ee-b417-4f0bbafe8a56"/>
          <w:id w:val="-1137177552"/>
          <w:placeholder>
            <w:docPart w:val="59F38F87309640519B2D8B09E594DC3A"/>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wNDhlNDg1LTE2NmMtNGE4OC04NmRiLTE5ZDlkYzg0MzhiNyIsIlJhbmdlTGVuZ3RoIjoyLCJSZWZlcmVuY2VJZCI6IjVjZjM3ODRiLWI5ZjctNDM3MC04YmJjLTllZjhjN2IxYjRk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zc1OC9CUk0uNDIuNC4xMDk2IiwiVXJpU3RyaW5nIjoiaHR0cHM6Ly9kb2kub3JnLzEwLjM3NTgvQlJNLjQyLjQuMTA5Ni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NzcvMDA5ODYyODMxNjY3NzY0MyIsIlVyaVN0cmluZyI6Imh0dHBzOi8vZG9pLm9yZy8xMC4xMTc3LzAwOTg2MjgzMTY2Nzc2ND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}</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42, 43</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but after completion of the study all participants met with the experimenter for a short personal debriefing. This was done to increase commitment and conscientiousness for the experiment. </w:t>
      </w:r>
    </w:p>
    <w:p w14:paraId="4D466869" w14:textId="77777777" w:rsidR="00C76641" w:rsidRPr="0077024F" w:rsidRDefault="00C76641" w:rsidP="00C76641">
      <w:pPr>
        <w:suppressAutoHyphens w:val="0"/>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t>Participants were required to ensure a quiet environment for the duration of the study and use a computer with a physical keyboard and headphones. Prior to the listening tasks, participants could adjust their sound settings to a comfortable sound pressure level.</w:t>
      </w:r>
    </w:p>
    <w:p w14:paraId="2DAD38A3" w14:textId="368DE630" w:rsidR="00C76641" w:rsidRPr="0077024F" w:rsidRDefault="00C76641" w:rsidP="00C76641">
      <w:pPr>
        <w:suppressAutoHyphens w:val="0"/>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b/>
      </w:r>
      <w:r w:rsidRPr="0077024F">
        <w:rPr>
          <w:rFonts w:ascii="Times New Roman" w:hAnsi="Times New Roman" w:cs="Times New Roman"/>
          <w:sz w:val="24"/>
          <w:szCs w:val="24"/>
          <w:lang w:val="en-US"/>
        </w:rPr>
        <w:t>First, participants entered demographic information, including age, sex, native language, profession, and potential hearing impairments such as tinnitus. They then completed an emotion classification experiment, a test on music perception and several questionnaires on musicality, personality and socioeconomic background. Mean duration of the whole online study was about 75 minutes.</w:t>
      </w:r>
    </w:p>
    <w:p w14:paraId="53CE92B4"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Emotion classification experiment</w:t>
      </w:r>
    </w:p>
    <w:p w14:paraId="36DEE194" w14:textId="77777777" w:rsidR="00D10658" w:rsidRPr="0077024F" w:rsidRDefault="00D10658"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the experiment, participants classified vocal emotions as happiness, pleasure, fear, or sadness. Each trial started with a green fixation cross presented for 500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Then the sound was played while a loudspeaker symbol was shown on the screen. Subsequently, a response screen showed the emotion labels and participants could enter their response within a 5000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xml:space="preserve"> time window starting from voice offset. Responses were entered with the left and right index and middle fingers, with random mapping of response keys to emotion categories for each participant, out of four possible key mappings (see Tables S5 and S6 in the document </w:t>
      </w:r>
      <w:r w:rsidRPr="0077024F">
        <w:rPr>
          <w:rFonts w:ascii="Times New Roman" w:hAnsi="Times New Roman" w:cs="Times New Roman"/>
          <w:sz w:val="24"/>
          <w:szCs w:val="24"/>
          <w:lang w:val="en-US"/>
        </w:rPr>
        <w:lastRenderedPageBreak/>
        <w:t xml:space="preserve">“Supplemental_Tables_and_Figures.pdf” in the associated OSF repository). In case of a response omission, the final trial slide (500 </w:t>
      </w:r>
      <w:proofErr w:type="spellStart"/>
      <w:r w:rsidRPr="0077024F">
        <w:rPr>
          <w:rFonts w:ascii="Times New Roman" w:hAnsi="Times New Roman" w:cs="Times New Roman"/>
          <w:sz w:val="24"/>
          <w:szCs w:val="24"/>
          <w:lang w:val="en-US"/>
        </w:rPr>
        <w:t>ms</w:t>
      </w:r>
      <w:proofErr w:type="spellEnd"/>
      <w:r w:rsidRPr="0077024F">
        <w:rPr>
          <w:rFonts w:ascii="Times New Roman" w:hAnsi="Times New Roman" w:cs="Times New Roman"/>
          <w:sz w:val="24"/>
          <w:szCs w:val="24"/>
          <w:lang w:val="en-US"/>
        </w:rPr>
        <w:t>) prompted participants to respond faster; otherwise, the screen turned black. Then the next trial started.</w:t>
      </w:r>
    </w:p>
    <w:p w14:paraId="4C08D2C6" w14:textId="77777777" w:rsidR="0022798F" w:rsidRPr="0077024F" w:rsidRDefault="0022798F" w:rsidP="0022798F">
      <w:pPr>
        <w:spacing w:line="480" w:lineRule="auto"/>
        <w:ind w:firstLine="708"/>
        <w:rPr>
          <w:rFonts w:ascii="Times New Roman" w:hAnsi="Times New Roman" w:cs="Times New Roman"/>
          <w:color w:val="000000" w:themeColor="text1"/>
          <w:sz w:val="24"/>
          <w:szCs w:val="24"/>
          <w:lang w:val="en-US"/>
        </w:rPr>
      </w:pPr>
      <w:r w:rsidRPr="0077024F">
        <w:rPr>
          <w:rFonts w:ascii="Times New Roman" w:hAnsi="Times New Roman" w:cs="Times New Roman"/>
          <w:color w:val="000000" w:themeColor="text1"/>
          <w:sz w:val="24"/>
          <w:szCs w:val="24"/>
          <w:lang w:val="en-US"/>
        </w:rPr>
        <w:t xml:space="preserve">The 312 stimuli were presented in randomized order in six blocks of 52 trials each, with self-paced breaks in between. Beforehand, participants completed eight practice trials with different stimuli. The experiment was about 25 minutes long. </w:t>
      </w:r>
      <w:r w:rsidRPr="0077024F">
        <w:rPr>
          <w:rFonts w:ascii="Times New Roman" w:hAnsi="Times New Roman" w:cs="Times New Roman"/>
          <w:sz w:val="24"/>
          <w:szCs w:val="24"/>
          <w:lang w:val="en-US"/>
        </w:rPr>
        <w:t xml:space="preserve">Unfortunately, due to a software error, randomization was sampled with replacements, so that some stimuli were drawn repeatedly and others were omitted. This </w:t>
      </w:r>
      <w:proofErr w:type="gramStart"/>
      <w:r w:rsidRPr="0077024F">
        <w:rPr>
          <w:rFonts w:ascii="Times New Roman" w:hAnsi="Times New Roman" w:cs="Times New Roman"/>
          <w:sz w:val="24"/>
          <w:szCs w:val="24"/>
          <w:lang w:val="en-US"/>
        </w:rPr>
        <w:t>was in contrast to</w:t>
      </w:r>
      <w:proofErr w:type="gramEnd"/>
      <w:r w:rsidRPr="0077024F">
        <w:rPr>
          <w:rFonts w:ascii="Times New Roman" w:hAnsi="Times New Roman" w:cs="Times New Roman"/>
          <w:sz w:val="24"/>
          <w:szCs w:val="24"/>
          <w:lang w:val="en-US"/>
        </w:rPr>
        <w:t xml:space="preserve"> our previous study, where randomization was sampled without replacement so that each stimulus was drawn exactly once.   </w:t>
      </w:r>
    </w:p>
    <w:p w14:paraId="261DCCDC"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Profile of Music Perception Skills (PROMS)</w:t>
      </w:r>
    </w:p>
    <w:p w14:paraId="6FF605C6" w14:textId="77777777"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To measure music perception skills, we used a modular version of the Profile of Music Perception Skills </w:t>
      </w:r>
      <w:r w:rsidRPr="0077024F">
        <w:rPr>
          <w:rFonts w:ascii="Times New Roman" w:hAnsi="Times New Roman" w:cs="Times New Roman"/>
          <w:sz w:val="24"/>
          <w:szCs w:val="24"/>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ODE5MzJjLWVmMmMtNGYxNS04YTQ5LWUyZTU0OGViNTZiZSIsIlJhbmdlU3RhcnQiOjIwLCJSYW5nZUxlbmd0aCI6MjYsIlJlZmVyZW5jZUlkIjoiOTA4Y2RlZTItNmUyOS00ODQ4LTk5NDUtNTZmOGNmY2RiODU2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1MzIyMTkiLCJVcmlTdHJpbmciOiJodHRwczovL3d3dy5uY2JpLm5sbS5uaWguZ292L3BtYy9hcnRpY2xlcy9QTUMzNTMyMjE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yLTA1LTEwVDExOjM5OjM3IiwiTW9kaWZpZWRCeSI6Il9DaHJpc3RpbmUgTnVzc2JhdW0iLCJJZCI6IjkzZTEwZWRhLTVjOGEtNGI4Yi05OTljLTMyZmU2MjJlYTVlNiIsIk1vZGlmaWVkT24iOiIyMDIyLTA1LTEwVDExOjM5OjM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M3MS9qb3VybmFsLnBvbmUuMDA1MjUwOCIsIlVyaVN0cmluZyI6Imh0dHBzOi8vZG9pLm9yZy8xMC4xMzcxL2pvdXJuYWwucG9uZS4wMDUyNTA4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A1LTEwVDExOjM5OjM3IiwiTW9kaWZpZWRCeSI6Il9DaHJpc3RpbmUgTnVzc2JhdW0iLCJJZCI6IjVlMTc1ZDBmLTVhZTUtNDdmNC1hZTA1LTQxZThhMWUwMjc0NiIsIk1vZGlmaWVkT24iOiIyMDIyLTA1LTEwVDExOjM5OjM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yODUwNzEiLCJVcmlTdHJpbmciOiJodHRwOi8vd3d3Lm5jYmkubmxtLm5paC5nb3YvcHVibWVkLzIzMjg1MD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}</w:instrText>
      </w:r>
      <w:r w:rsidRPr="0077024F">
        <w:rPr>
          <w:rFonts w:ascii="Times New Roman" w:hAnsi="Times New Roman" w:cs="Times New Roman"/>
          <w:sz w:val="24"/>
          <w:szCs w:val="24"/>
          <w:lang w:val="en-US"/>
        </w:rPr>
        <w:fldChar w:fldCharType="separate"/>
      </w:r>
      <w:sdt>
        <w:sdtPr>
          <w:rPr>
            <w:rFonts w:ascii="Times New Roman" w:hAnsi="Times New Roman" w:cs="Times New Roman"/>
            <w:sz w:val="24"/>
            <w:szCs w:val="24"/>
            <w:lang w:val="en-US"/>
          </w:rPr>
          <w:alias w:val="To edit, see citavi.com/edit"/>
          <w:tag w:val="CitaviPlaceholder#7475ba57-43e1-46dc-9326-dc587b904b12"/>
          <w:id w:val="1053812584"/>
          <w:placeholder>
            <w:docPart w:val="82FA0E41F9EB436FAD8948F71A2F4117"/>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jOTdlZWYzLTY4ZGQtNDQ2NS1iZDI2LWM4NTkyYTZkZGNlMCIsIlJhbmdlTGVuZ3RoIjoyLCJSZWZlcmVuY2VJZCI6IjJlMDJiOTAwLTZmZjAtNDUzMS1hYWY5LTZjZTRiMGRkYzJm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UE1DMzUzMjIxOSIsIlVyaVN0cmluZyI6Imh0dHBzOi8vd3d3Lm5jYmkubmxtLm5paC5nb3YvcG1jL2FydGljbGVzL1BNQzM1MzIyMTk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wNS0xMFQxMTozOTozNyIsIk1vZGlmaWVkQnkiOiJfQ2hyaXN0aW5lIE51c3NiYXVtIiwiSWQiOiI5M2UxMGVkYS01YzhhLTRiOGItOTk5Yy0zMmZlNjIyZWE1ZTYiLCJNb2RpZmllZE9uIjoiMjAyMi0wNS0xMFQxMTozOToz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zNzEvam91cm5hbC5wb25lLjAwNTI1MDgiLCJVcmlTdHJpbmciOiJodHRwczovL2RvaS5vcmcvMTAuMTM3MS9qb3VybmFsLnBvbmUuMDA1MjUwO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zOTozNyIsIk1vZGlmaWVkQnkiOiJfQ2hyaXN0aW5lIE51c3NiYXVtIiwiSWQiOiI1ZTE3NWQwZi01YWU1LTQ3ZjQtYWUwNS00MWU4YTFlMDI3NDYiLCJNb2RpZmllZE9uIjoiMjAyMi0wNS0xMFQxMTozOTozNy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zMjg1MDcxIiwiVXJpU3RyaW5nIjoiaHR0cDovL3d3dy5uY2JpLm5sbS5uaWguZ292L3B1Ym1lZC8yMzI4NTA3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wNS0xMFQxMTozOTozNyIsIk1vZGlmaWVkQnkiOiJfQ2hyaXN0aW5lIE51c3NiYXVtIiwiSWQiOiJlNjRmMjEyOS02ODIzLTQ0MGUtYTQ4Zi1mMGE0NDRiODEyYzEiLCJNb2RpZmllZE9uIjoiMjAyMi0wNS0xMFQxMTozOTozNyIsIlByb2plY3QiOnsiJHJlZiI6IjUifX1dLCJOdW1iZXIiOiIxMiIsIk9yZ2FuaXphdGlvbnMiOltdLCJPdGhlcnNJbnZvbHZlZCI6W10sIlBhZ2VSYW5nZSI6IjxzcD5cclxuICA8bnM+T21pdDwvbnM+XHJcbiAgPG9zPmU1MjUwODwvb3M+XHJcbiAgPHBzPmU1MjUwODwvcHM+XHJcbjwvc3A+XHJcbjxvcz5lNTI1MDg8L29zPiIsIlBlcmlvZGljYWwiOnsiJGlkIjoiMTY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ueWFzLjEzNDEwIiwiVXJpU3RyaW5nIjoiaHR0cHM6Ly9kb2kub3JnLzEwLjExMTEvbnlhcy4xMzQx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}</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44, 45</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fldChar w:fldCharType="end"/>
      </w:r>
      <w:r w:rsidRPr="0077024F">
        <w:rPr>
          <w:rFonts w:ascii="Times New Roman" w:hAnsi="Times New Roman" w:cs="Times New Roman"/>
          <w:sz w:val="24"/>
          <w:szCs w:val="24"/>
          <w:lang w:val="en-US"/>
        </w:rPr>
        <w:t xml:space="preserve">, comprised of the four subtests „Melody“, „Pitch“, „Timbre”, and „Rhythm“, which we considered most informative for the present research question. Participants completed 18 items per subtest, always preceded by one practice trial. Each trial, participants heard a reference stimulus twice followed by a target stimulus. Then, they indicated whether reference and target were the same or different via a 5-point Likert scale with the labels “definitely same”, “maybe same”, “don’t know”, “maybe different”, and “definitely different”. The duration of the PROMS was about 20 minutes. </w:t>
      </w:r>
    </w:p>
    <w:p w14:paraId="649A7444" w14:textId="77777777" w:rsidR="00D10658" w:rsidRPr="0077024F" w:rsidRDefault="00D10658" w:rsidP="00D93F94">
      <w:pPr>
        <w:pStyle w:val="berschrift4"/>
        <w:numPr>
          <w:ilvl w:val="0"/>
          <w:numId w:val="0"/>
        </w:numPr>
        <w:rPr>
          <w:rFonts w:ascii="Times New Roman" w:hAnsi="Times New Roman" w:cs="Times New Roman"/>
          <w:lang w:val="en-US"/>
        </w:rPr>
      </w:pPr>
      <w:r w:rsidRPr="0077024F">
        <w:rPr>
          <w:rFonts w:ascii="Times New Roman" w:hAnsi="Times New Roman" w:cs="Times New Roman"/>
          <w:lang w:val="en-US"/>
        </w:rPr>
        <w:t>Questionnaires</w:t>
      </w:r>
    </w:p>
    <w:p w14:paraId="10E8E1EC" w14:textId="77777777"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After the PROMS, participants completed several questionnaires: the German Version of the Autism Quotient Questionnaire, AQ, </w:t>
      </w:r>
      <w:sdt>
        <w:sdtPr>
          <w:rPr>
            <w:rFonts w:ascii="Times New Roman" w:hAnsi="Times New Roman" w:cs="Times New Roman"/>
            <w:sz w:val="24"/>
            <w:szCs w:val="24"/>
            <w:lang w:val="en-US"/>
          </w:rPr>
          <w:alias w:val="To edit, see citavi.com/edit"/>
          <w:tag w:val="CitaviPlaceholder#c2a495c6-66a8-47f3-9095-b63540abe9cf"/>
          <w:id w:val="-1938050735"/>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kOWZlMzFjLWI0ODktNGNkMy1hNzJhLTA2MzFiMGJkMTM1NCIsIlJhbmdlTGVuZ3RoIjoyLCJSZWZlcmVuY2VJZCI6IjNjMzFlYjQ0LTFmZWEtNDQ2Ny1hNjUyLTIwMWZjNmVmMGRm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I2LzE2MTYtMzQ0My4zNi40LjI4MCIsIlVyaVN0cmluZyI6Imh0dHBzOi8vZG9pLm9yZy8xMC4xMDI2LzE2MTYtMzQ0My4zNi40LjI4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46, 47</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a 30-item Personality Inventory measuring the Big-Five domains </w:t>
      </w:r>
      <w:sdt>
        <w:sdtPr>
          <w:rPr>
            <w:rFonts w:ascii="Times New Roman" w:hAnsi="Times New Roman" w:cs="Times New Roman"/>
            <w:sz w:val="24"/>
            <w:szCs w:val="24"/>
            <w:lang w:val="en-US"/>
          </w:rPr>
          <w:alias w:val="To edit, see citavi.com/edit"/>
          <w:tag w:val="CitaviPlaceholder#be0a503c-a996-441f-90fa-fa3eb2bf1c84"/>
          <w:id w:val="-675571197"/>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NGI0MDAzLTk2YWEtNDNmNi1iNjRkLTAxNWEyY2E3NjgyYSIsIlJhbmdlTGVuZ3RoIjoyLCJSZWZlcmVuY2VJZCI6IjBkMmE4OTU3LWIxYWItNDZjZi04YTVhLWRiYzJkZGQwN2I1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I3LzEwMTUtNTc1OS9hMDAwNDgxIiwiVXJpU3RyaW5nIjoiaHR0cHM6Ly9kb2kub3JnLzEwLjEwMjcvMTAxNS01NzU5L2EwMDA0OD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48</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the Goldsmiths Musical Sophistication Index, Gold-MSI, </w:t>
      </w:r>
      <w:sdt>
        <w:sdtPr>
          <w:rPr>
            <w:rFonts w:ascii="Times New Roman" w:hAnsi="Times New Roman" w:cs="Times New Roman"/>
            <w:sz w:val="24"/>
            <w:szCs w:val="24"/>
            <w:lang w:val="en-US"/>
          </w:rPr>
          <w:alias w:val="To edit, see citavi.com/edit"/>
          <w:tag w:val="CitaviPlaceholder#20e28bfc-44b0-45ec-96be-524b4a1e32f3"/>
          <w:id w:val="-838385689"/>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OWU5YzZmLWMyZjctNGFjZC04N2ZmLWIzYjkwNjJjYzgwZSIsIlJhbmdlTGVuZ3RoIjoyLCJSZWZlcmVuY2VJZCI6ImMzMzA1MWUzLTRmMjUtNDYxNy05ZGFlLTQzZjhhZTI5NmQ1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zcxL2pvdXJuYWwucG9uZS4wMTAxMDkxIiwiVXJpU3RyaW5nIjoiaHR0cHM6Ly9kb2kub3JnLzEwLjEzNzEvam91cm5hbC5wb25lLjAxMDEwOTE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jg6NTkiLCJNb2RpZmllZEJ5IjoiX0NocmlzdGluZSBOdXNzYmF1bSIsIklkIjoiYzRmNTFmYjgtMjU5Zi00ZWRhLWJjMjUtMDJkMDlkNDEyOWZjIiwiTW9kaWZpZWRPbiI6IjIwMjMtMDMtMDNUMjE6Mjg6NTkiLCJQcm9qZWN0Ijp7IiRyZWYiOiI1In19XSwiTnVtYmVyIjoiMiIsIk9yZ2FuaXphdGlvbnMiOltdLCJPdGhlcnNJbnZvbHZlZCI6W10sIlBhZ2VSYW5nZSI6IjxzcD5cclxuICA8bnM+T21pdDwvbnM+XHJcbiAgPG9zPmU4OTY0Mjwvb3M+XHJcbiAgPHBzPmU4OTY0MjwvcHM+XHJcbjwvc3A+XHJcbjxvcz5lODk2NDI8L29zPiIsIlBlcmlvZGljYWwiOnsiJGlkIjoiMTI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49</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to assess the participants’ degree of self-reported musical skills, additional questions concerning music experience and musical engagement, their socioeconomic background, and the 20-item version of the Positive-Affect-Negative-Affect-Scale, PANAS </w:t>
      </w:r>
      <w:sdt>
        <w:sdtPr>
          <w:rPr>
            <w:rFonts w:ascii="Times New Roman" w:hAnsi="Times New Roman" w:cs="Times New Roman"/>
            <w:sz w:val="24"/>
            <w:szCs w:val="24"/>
            <w:lang w:val="en-US"/>
          </w:rPr>
          <w:alias w:val="To edit, see citavi.com/edit"/>
          <w:tag w:val="CitaviPlaceholder#4e39f3ba-438e-4e9c-a357-f01754ad42a4"/>
          <w:id w:val="-995096650"/>
          <w:placeholder>
            <w:docPart w:val="981A32D3C00740A788FF2B8D81D5A43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iZjM2ZWFlLTBjNDYtNGI2NS1hMDNiLTQ3OWRiMjhmNjdiNSIsIlJhbmdlTGVuZ3RoIjoyLCJSZWZlcmVuY2VJZCI6IjkyMjVkN2E4LWNiYTEtNDk1MC04OTUzLWEyNWM0NWY3MjU4O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jEwMi9aSVMyNDIiLCJVcmlTdHJpbmciOiJodHRwczovL2RvaS5vcmcvMTAuNjEwMi96aXMyND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Ny8wMDIyLTM1MTQuNTQuNi4xMDYzIiwiVXJpU3RyaW5nIjoiaHR0cHM6Ly9kb2kub3JnLzEwLjEwMzcvMDAyMi0zNTE0LjU0LjYuMTA2M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}</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50, 51</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p>
    <w:p w14:paraId="71B11BF7" w14:textId="77777777" w:rsidR="00D10658" w:rsidRPr="0077024F" w:rsidRDefault="00D10658" w:rsidP="00D10658">
      <w:pPr>
        <w:rPr>
          <w:rFonts w:ascii="Times New Roman" w:hAnsi="Times New Roman" w:cs="Times New Roman"/>
          <w:lang w:val="en-US"/>
        </w:rPr>
      </w:pPr>
    </w:p>
    <w:p w14:paraId="328AB5C9"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t>QUANTIFICATION AND STATISTICAL ANALYSIS</w:t>
      </w:r>
    </w:p>
    <w:p w14:paraId="0065B23A" w14:textId="77777777" w:rsidR="0022798F" w:rsidRPr="0077024F" w:rsidRDefault="0022798F" w:rsidP="00D10658">
      <w:pPr>
        <w:rPr>
          <w:rFonts w:ascii="Times New Roman" w:hAnsi="Times New Roman" w:cs="Times New Roman"/>
          <w:lang w:val="en-US"/>
        </w:rPr>
      </w:pPr>
    </w:p>
    <w:p w14:paraId="7CE675CC" w14:textId="08E34A85" w:rsidR="00D10658"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In line with our preregistered plan, we collapsed data across speakers and pseudowords for analysis. Further, data on emotional averages were excluded because they were not relevant for our hypotheses. Response omissions (~1 %) were treated as errors and participants with more than 5% of such omissions excluded from data analysis. Analyses of Variance (ANOVAs) and correlational analyses were performed using R Version 4.5.0 </w:t>
      </w:r>
      <w:sdt>
        <w:sdtPr>
          <w:rPr>
            <w:rFonts w:ascii="Times New Roman" w:hAnsi="Times New Roman" w:cs="Times New Roman"/>
            <w:color w:val="C00000"/>
            <w:sz w:val="24"/>
            <w:szCs w:val="24"/>
          </w:rPr>
          <w:id w:val="-815790409"/>
          <w:placeholder>
            <w:docPart w:val="1B3A03832FCD4E5CB7D5BD61439E6B39"/>
          </w:placeholder>
        </w:sdtPr>
        <w:sdtEndPr>
          <w:rPr>
            <w:color w:val="auto"/>
          </w:rPr>
        </w:sdtEndPr>
        <w:sdtContent>
          <w:sdt>
            <w:sdtPr>
              <w:rPr>
                <w:rFonts w:ascii="Times New Roman" w:hAnsi="Times New Roman" w:cs="Times New Roman"/>
                <w:color w:val="C00000"/>
                <w:sz w:val="24"/>
                <w:szCs w:val="24"/>
              </w:rPr>
              <w:alias w:val="To edit, see citavi.com/edit"/>
              <w:tag w:val="CitaviPlaceholder#85fb5ecd-daf8-4e46-b2ab-9bb848ebc6dd"/>
              <w:id w:val="-456561354"/>
              <w:placeholder>
                <w:docPart w:val="E3D02FF56B964BD3A50CBDC25FC26A25"/>
              </w:placeholder>
            </w:sdtPr>
            <w:sdtEndPr>
              <w:rPr>
                <w:color w:val="auto"/>
              </w:rPr>
            </w:sdtEndPr>
            <w:sdtContent>
              <w:r w:rsidRPr="0077024F">
                <w:rPr>
                  <w:rFonts w:ascii="Times New Roman" w:hAnsi="Times New Roman" w:cs="Times New Roman"/>
                  <w:sz w:val="24"/>
                  <w:szCs w:val="24"/>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NTdiNWVmLWQ1YTItNDllMS05NjRlLTcyM2QyYjY1MWJmZSIsIlJhbmdlTGVuZ3RoIjoyLCJSZWZlcmVuY2VJZCI6IjdiN2RiOWFlLTJjMWItNDc4MC1hYWRlLTc2MzgyNWU2NDhiM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3d3dy5SLXByb2plY3Qub3JnLyIsIlVyaVN0cmluZyI6Imh0dHBzOi8vd3d3LnItcHJvamVjdC5vcmcv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}</w:instrText>
              </w:r>
              <w:r w:rsidRPr="0077024F">
                <w:rPr>
                  <w:rFonts w:ascii="Times New Roman" w:hAnsi="Times New Roman" w:cs="Times New Roman"/>
                  <w:sz w:val="24"/>
                  <w:szCs w:val="24"/>
                </w:rPr>
                <w:fldChar w:fldCharType="separate"/>
              </w:r>
              <w:r w:rsidRPr="0077024F">
                <w:rPr>
                  <w:rFonts w:ascii="Times New Roman" w:hAnsi="Times New Roman" w:cs="Times New Roman"/>
                  <w:sz w:val="24"/>
                  <w:szCs w:val="24"/>
                  <w:vertAlign w:val="superscript"/>
                  <w:lang w:val="en-US"/>
                </w:rPr>
                <w:t>52</w:t>
              </w:r>
              <w:r w:rsidRPr="0077024F">
                <w:rPr>
                  <w:rFonts w:ascii="Times New Roman" w:hAnsi="Times New Roman" w:cs="Times New Roman"/>
                  <w:sz w:val="24"/>
                  <w:szCs w:val="24"/>
                </w:rPr>
                <w:fldChar w:fldCharType="end"/>
              </w:r>
            </w:sdtContent>
          </w:sdt>
          <w:r w:rsidRPr="0077024F">
            <w:rPr>
              <w:rFonts w:ascii="Times New Roman" w:hAnsi="Times New Roman" w:cs="Times New Roman"/>
              <w:sz w:val="24"/>
              <w:szCs w:val="24"/>
              <w:lang w:val="en-US"/>
            </w:rPr>
            <w:t>.</w:t>
          </w:r>
        </w:sdtContent>
      </w:sdt>
      <w:r w:rsidRPr="0077024F">
        <w:rPr>
          <w:rFonts w:ascii="Times New Roman" w:hAnsi="Times New Roman" w:cs="Times New Roman"/>
          <w:sz w:val="24"/>
          <w:szCs w:val="24"/>
          <w:lang w:val="en-US"/>
        </w:rPr>
        <w:t xml:space="preserve"> Post-hoc tests were Benjamini-Hochberg corrected where appropriate </w:t>
      </w:r>
      <w:sdt>
        <w:sdtPr>
          <w:rPr>
            <w:rFonts w:ascii="Times New Roman" w:hAnsi="Times New Roman" w:cs="Times New Roman"/>
            <w:sz w:val="24"/>
            <w:szCs w:val="24"/>
            <w:lang w:val="en-US"/>
          </w:rPr>
          <w:alias w:val="To edit, see citavi.com/edit"/>
          <w:tag w:val="CitaviPlaceholder#4c51518b-974a-4bd8-80ec-2cf64f3b6f9c"/>
          <w:id w:val="100008211"/>
          <w:placeholder>
            <w:docPart w:val="6F26EA1419854FA4818BBDED067763BD"/>
          </w:placeholder>
        </w:sdtPr>
        <w:sdtContent>
          <w:r w:rsidRPr="0077024F">
            <w:rPr>
              <w:rFonts w:ascii="Times New Roman" w:hAnsi="Times New Roman" w:cs="Times New Roman"/>
              <w:noProof/>
              <w:sz w:val="24"/>
              <w:szCs w:val="24"/>
              <w:lang w:val="en-US"/>
            </w:rPr>
            <w:fldChar w:fldCharType="begin"/>
          </w:r>
          <w:r w:rsidRPr="0077024F">
            <w:rPr>
              <w:rFonts w:ascii="Times New Roman" w:hAnsi="Times New Roman" w:cs="Times New Roman"/>
              <w:noProof/>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jYThlZDJhLTRmYzEtNGUyZS1hZmY5LTdiNDAzZWViOWE2NyIsIlJhbmdlTGVuZ3RoIjoyLCJSZWZlcmVuY2VJZCI6IjBmZTc1ZTdmLWViMTAtNGFkYi1iMTg1LTczMTQ4Y2Q5MzA4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ExL2ouMjUxNy02MTYxLjE5OTUudGIwMjAzMS54IiwiVXJpU3RyaW5nIjoiaHR0cHM6Ly9kb2kub3JnLzEwLjExMTEvai4yNTE3LTYxNjEuMTk5NS50YjAyMDMxLn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}</w:instrText>
          </w:r>
          <w:r w:rsidRPr="0077024F">
            <w:rPr>
              <w:rFonts w:ascii="Times New Roman" w:hAnsi="Times New Roman" w:cs="Times New Roman"/>
              <w:noProof/>
              <w:sz w:val="24"/>
              <w:szCs w:val="24"/>
              <w:lang w:val="en-US"/>
            </w:rPr>
            <w:fldChar w:fldCharType="separate"/>
          </w:r>
          <w:r w:rsidRPr="0077024F">
            <w:rPr>
              <w:rFonts w:ascii="Times New Roman" w:hAnsi="Times New Roman" w:cs="Times New Roman"/>
              <w:noProof/>
              <w:sz w:val="24"/>
              <w:szCs w:val="24"/>
              <w:vertAlign w:val="superscript"/>
              <w:lang w:val="en-US"/>
            </w:rPr>
            <w:t>53</w:t>
          </w:r>
          <w:r w:rsidRPr="0077024F">
            <w:rPr>
              <w:rFonts w:ascii="Times New Roman" w:hAnsi="Times New Roman" w:cs="Times New Roman"/>
              <w:noProof/>
              <w:sz w:val="24"/>
              <w:szCs w:val="24"/>
              <w:lang w:val="en-US"/>
            </w:rPr>
            <w:fldChar w:fldCharType="end"/>
          </w:r>
        </w:sdtContent>
      </w:sdt>
      <w:r w:rsidRPr="0077024F">
        <w:rPr>
          <w:rFonts w:ascii="Times New Roman" w:hAnsi="Times New Roman" w:cs="Times New Roman"/>
          <w:sz w:val="24"/>
          <w:szCs w:val="24"/>
          <w:lang w:val="en-US"/>
        </w:rPr>
        <w:t xml:space="preserve">. </w:t>
      </w:r>
      <w:r w:rsidRPr="0077024F">
        <w:rPr>
          <w:rFonts w:ascii="Times New Roman" w:hAnsi="Times New Roman" w:cs="Times New Roman"/>
          <w:sz w:val="24"/>
          <w:szCs w:val="24"/>
          <w:lang w:val="en-US"/>
        </w:rPr>
        <w:t xml:space="preserve"> </w:t>
      </w:r>
      <w:r w:rsidR="00D10658" w:rsidRPr="0077024F">
        <w:rPr>
          <w:rFonts w:ascii="Times New Roman" w:hAnsi="Times New Roman" w:cs="Times New Roman"/>
          <w:sz w:val="24"/>
          <w:szCs w:val="24"/>
          <w:lang w:val="en-US"/>
        </w:rPr>
        <w:t xml:space="preserve">A p-value &lt; 0.05 was considered significant. </w:t>
      </w:r>
    </w:p>
    <w:p w14:paraId="3D751911" w14:textId="77777777" w:rsidR="0022798F" w:rsidRPr="0077024F" w:rsidRDefault="0022798F" w:rsidP="0022798F">
      <w:pPr>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t xml:space="preserve">We complemented these classical frequentist analyses with a Bayesian approach,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17a7b344-6c7d-4b3d-971e-f94eba3649ce"/>
          <w:id w:val="-1576658147"/>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OWE2MTI0LTNiYTktNDVjZS04ZjE4LWQxOTA2ZjdlNTNkMiIsIlJhbmdlTGVuZ3RoIjoyLCJSZWZlcmVuY2VJZCI6IjliMGYxN2IwLTRhMDAtNGEwNS1iMzFlLWMxMjc3NWI2MGVh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MzNDU5OTAzIiwiVXJpU3RyaW5nIjoiaHR0cDovL3d3dy5uY2JpLm5sbS5uaWguZ292L3B1Ym1lZC8zMzQ1OTkwM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xLTA4VDExOjAwOjE4IiwiTW9kaWZpZWRCeSI6Il9DaHJpc3RpbmUgTnVzc2JhdW0iLCJJZCI6IjhmNTQwNWVlLTg2YWItNDQxMC05NmY2LTIzNDAxMTgxODhiNSIsIk1vZGlmaWVkT24iOiIyMDI1LTAxLTA4VDExOjAwOjE4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wNy9zMTA0ODQtMDIwLTA5NTAyLXkiLCJVcmlTdHJpbmciOiJodHRwczovL2RvaS5vcmcvMTAuMTAwNy9zMTA0ODQtMDIwLTA5NTAyLX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These analyses were conducted in JASP Version 0.19.3 </w:t>
      </w:r>
      <w:sdt>
        <w:sdtPr>
          <w:rPr>
            <w:rFonts w:ascii="Times New Roman" w:hAnsi="Times New Roman" w:cs="Times New Roman"/>
            <w:sz w:val="24"/>
            <w:szCs w:val="24"/>
            <w:lang w:val="en-US"/>
          </w:rPr>
          <w:alias w:val="To edit, see citavi.com/edit"/>
          <w:tag w:val="CitaviPlaceholder#16c1ad5e-f1ed-4f4b-9fb1-247b404fa433"/>
          <w:id w:val="1649787120"/>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MDdkYjA5LTVjZjMtNDcyYi1hYTlkLTZiYmEyNzg2YTNlOCIsIlJhbmdlTGVuZ3RoIjoyLCJSZWZlcmVuY2VJZCI6IjQ0MzEyMmJhLWM5ODctNDU2MC04ODhhLTJlZjM1NmQ4NWJmN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JodHRwczovL2phc3Atc3RhdHMub3JnLyIsIlVyaVN0cmluZyI6Imh0dHBzOi8vamFzcC1zdGF0cy5vcmcv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55</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using default priors, which have been considered appropriate for testing null hypotheses based on similar sample sizes </w:t>
      </w:r>
      <w:sdt>
        <w:sdtPr>
          <w:rPr>
            <w:rFonts w:ascii="Times New Roman" w:hAnsi="Times New Roman" w:cs="Times New Roman"/>
            <w:sz w:val="24"/>
            <w:szCs w:val="24"/>
            <w:lang w:val="en-US"/>
          </w:rPr>
          <w:alias w:val="To edit, see citavi.com/edit"/>
          <w:tag w:val="CitaviPlaceholder#59da7d42-6b80-451d-b505-682f4a1edcb7"/>
          <w:id w:val="485210831"/>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iNDRmMjQxLWY2NmUtNDU0MS05NDMzLWJmNWY4MWVjMDdiMCIsIlJhbmdlTGVuZ3RoIjoyLCJSZWZlcmVuY2VJZCI6IjlmNTdhMzFmLTc3ZTEtNGIwZC05M2YzLTUxZmQyYWM4NjU1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NSJ9fV0sIkJpYlRlWEtleSI6Ik5ldmVzXzIwMjUiLCJDaXRhdGlvbktleVVwZGF0ZVR5cGUiOjAsIkNvbGxhYm9yYXRvcnMiOltdLCJEYXRlMiI6IjA5LjAzLjIwMjUiLCJEb2kiOiIxMC4xMDE2L2ouY29nbml0aW9uLjIwMjUuMTA2MTAy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jb2duaXRpb24uMjAyNS4xMDYxMDIiLCJVcmlTdHJpbmciOiJodHRwczovL2RvaS5vcmcvMTAuMTAxNi9qLmNvZ25pdGlvbi4yMDI1LjEwNjEwM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xOFQxMzozNDozMiIsIk1vZGlmaWVkQnkiOiJfQ2hyaXN0aW5lIE51c3NiYXVtIiwiSWQiOiJkNDVkMmViNi1kMmMwLTRmMzAtODcyMS01ZTJhZTdmMTRlNTkiLCJNb2RpZmllZE9uIjoiMjAyNS0wMy0xOFQxMzozNDozM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QwMDY0MDc1IiwiVXJpU3RyaW5nIjoiaHR0cDovL3d3dy5uY2JpLm5sbS5uaWguZ292L3B1Ym1lZC80MDA2NDA3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y0xOFQxMzozNDozMiIsIk1vZGlmaWVkQnkiOiJfQ2hyaXN0aW5lIE51c3NiYXVtIiwiSWQiOiI0OTQ0OWViNy05ZWI5LTRlNDEtODAwYS03MmQ4ZDBmOTNiMDEiLCJNb2RpZmllZE9uIjoiMjAyNS0wMy0xOFQxMzozNDozMiIsIlByb2plY3QiOnsiJHJlZiI6IjUifX1dLCJPcmdhbml6YXRpb25zIjpbXSwiT3RoZXJzSW52b2x2ZWQiOltdLCJQYWdlUmFuZ2UiOiI8c3A+XHJcbiAgPG4+MTA2MTAyPC9uPlxyXG4gIDxpbj50cnVlPC9pbj5cclxuICA8b3M+MTA2MTAyPC9vcz5cclxuICA8cHM+MTA2MTAyPC9wcz5cclxuPC9zcD5cclxuPG9zPjEwNjEwMjwvb3M+IiwiUGVyaW9kaWNhbCI6eyIkaWQiOiIxNy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xMC4xMDE2L2ouam1wLjIwMTUuMDYuMDA0IiwiVXJpU3RyaW5nIjoiaHR0cHM6Ly9kb2kub3JnLzEwLjEwMTYvai5qbXAuMjAxNS4wNi4wMDQ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}</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19, 56</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Further, we ensured that our Bayesian inference did not depend critically on the choice of priors by running robustness checks (see data analysis files on OSF).  We report the Bayes factor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as an indicator for the likelihood of the null and alternative hypothesis given the observed data.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&gt; 1 </w:t>
      </w:r>
      <w:proofErr w:type="gramStart"/>
      <w:r w:rsidRPr="0077024F">
        <w:rPr>
          <w:rFonts w:ascii="Times New Roman" w:hAnsi="Times New Roman" w:cs="Times New Roman"/>
          <w:sz w:val="24"/>
          <w:szCs w:val="24"/>
          <w:lang w:val="en-US"/>
        </w:rPr>
        <w:t>indicate</w:t>
      </w:r>
      <w:proofErr w:type="gramEnd"/>
      <w:r w:rsidRPr="0077024F">
        <w:rPr>
          <w:rFonts w:ascii="Times New Roman" w:hAnsi="Times New Roman" w:cs="Times New Roman"/>
          <w:sz w:val="24"/>
          <w:szCs w:val="24"/>
          <w:lang w:val="en-US"/>
        </w:rPr>
        <w:t xml:space="preserve"> larger evidence for the alternative hypothesis,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&lt; 1 </w:t>
      </w:r>
      <w:proofErr w:type="gramStart"/>
      <w:r w:rsidRPr="0077024F">
        <w:rPr>
          <w:rFonts w:ascii="Times New Roman" w:hAnsi="Times New Roman" w:cs="Times New Roman"/>
          <w:sz w:val="24"/>
          <w:szCs w:val="24"/>
          <w:lang w:val="en-US"/>
        </w:rPr>
        <w:t>indicate</w:t>
      </w:r>
      <w:proofErr w:type="gramEnd"/>
      <w:r w:rsidRPr="0077024F">
        <w:rPr>
          <w:rFonts w:ascii="Times New Roman" w:hAnsi="Times New Roman" w:cs="Times New Roman"/>
          <w:sz w:val="24"/>
          <w:szCs w:val="24"/>
          <w:lang w:val="en-US"/>
        </w:rPr>
        <w:t xml:space="preserve"> larger evidence for the null hypothesis. For example, a BF</w:t>
      </w:r>
      <w:r w:rsidRPr="0077024F">
        <w:rPr>
          <w:rFonts w:ascii="Times New Roman" w:hAnsi="Times New Roman" w:cs="Times New Roman"/>
          <w:sz w:val="24"/>
          <w:szCs w:val="24"/>
          <w:vertAlign w:val="subscript"/>
          <w:lang w:val="en-US"/>
        </w:rPr>
        <w:t xml:space="preserve">10 </w:t>
      </w:r>
      <w:r w:rsidRPr="0077024F">
        <w:rPr>
          <w:rFonts w:ascii="Times New Roman" w:hAnsi="Times New Roman" w:cs="Times New Roman"/>
          <w:sz w:val="24"/>
          <w:szCs w:val="24"/>
          <w:lang w:val="en-US"/>
        </w:rPr>
        <w:t>= 3 means that the alternative hypothesis is three times more likely than the null hypothesis, whereas the reciprocal BF</w:t>
      </w:r>
      <w:r w:rsidRPr="0077024F">
        <w:rPr>
          <w:rFonts w:ascii="Times New Roman" w:hAnsi="Times New Roman" w:cs="Times New Roman"/>
          <w:sz w:val="24"/>
          <w:szCs w:val="24"/>
          <w:vertAlign w:val="subscript"/>
          <w:lang w:val="en-US"/>
        </w:rPr>
        <w:t xml:space="preserve">10 </w:t>
      </w:r>
      <w:r w:rsidRPr="0077024F">
        <w:rPr>
          <w:rFonts w:ascii="Times New Roman" w:hAnsi="Times New Roman" w:cs="Times New Roman"/>
          <w:sz w:val="24"/>
          <w:szCs w:val="24"/>
          <w:lang w:val="en-US"/>
        </w:rPr>
        <w:t>= .33 means that the null hypothesis is three times more likely than the alternative. Following the guidelines by</w:t>
      </w:r>
      <w:ins w:id="86" w:author="Christine Nussbaum" w:date="2025-10-15T15:54:00Z">
        <w:r w:rsidRPr="0077024F">
          <w:rPr>
            <w:rFonts w:ascii="Times New Roman" w:hAnsi="Times New Roman" w:cs="Times New Roman"/>
            <w:sz w:val="24"/>
            <w:szCs w:val="24"/>
            <w:lang w:val="en-US"/>
          </w:rPr>
          <w:t xml:space="preserve"> Jarosz </w:t>
        </w:r>
      </w:ins>
      <w:ins w:id="87" w:author="Christine Nussbaum" w:date="2025-10-15T16:01:00Z">
        <w:r w:rsidRPr="0077024F">
          <w:rPr>
            <w:rFonts w:ascii="Times New Roman" w:hAnsi="Times New Roman" w:cs="Times New Roman"/>
            <w:sz w:val="24"/>
            <w:szCs w:val="24"/>
            <w:lang w:val="en-US"/>
          </w:rPr>
          <w:t xml:space="preserve">et al. </w:t>
        </w:r>
      </w:ins>
      <w:del w:id="88" w:author="Christine Nussbaum" w:date="2025-10-15T16:01:00Z">
        <w:r w:rsidRPr="0077024F" w:rsidDel="00355248">
          <w:rPr>
            <w:rFonts w:ascii="Times New Roman" w:hAnsi="Times New Roman" w:cs="Times New Roman"/>
            <w:sz w:val="24"/>
            <w:szCs w:val="24"/>
            <w:lang w:val="en-US"/>
          </w:rPr>
          <w:delText xml:space="preserve"> </w:delText>
        </w:r>
      </w:del>
      <w:ins w:id="89" w:author="Christine Nussbaum" w:date="2025-10-15T16:01:00Z">
        <w:r w:rsidRPr="0077024F">
          <w:rPr>
            <w:rFonts w:ascii="Times New Roman" w:hAnsi="Times New Roman" w:cs="Times New Roman"/>
            <w:sz w:val="24"/>
            <w:szCs w:val="24"/>
            <w:lang w:val="en-US"/>
          </w:rPr>
          <w:t>2014</w:t>
        </w:r>
      </w:ins>
      <w:sdt>
        <w:sdtPr>
          <w:rPr>
            <w:rFonts w:ascii="Times New Roman" w:hAnsi="Times New Roman" w:cs="Times New Roman"/>
            <w:sz w:val="24"/>
            <w:szCs w:val="24"/>
            <w:lang w:val="en-US"/>
          </w:rPr>
          <w:alias w:val="To edit, see citavi.com/edit"/>
          <w:tag w:val="CitaviPlaceholder#4b7dfe2c-3bf4-4034-9acc-64e001f9175a"/>
          <w:id w:val="-100884140"/>
          <w:placeholder>
            <w:docPart w:val="6BCC195FB2E54558B124186C41D40C6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3Y2UzZjJjLWYyZTAtNDkwOC1hNWRjLWY2MjU1MjM5ZDNjNSIsIkVudHJpZXMiOlt7IiRpZCI6IjIiLCIkdHlwZSI6IlN3aXNzQWNhZGVtaWMuQ2l0YXZpLkNpdGF0aW9ucy5Xb3JkUGxhY2Vob2xkZXJFbnRyeSwgU3dpc3NBY2FkZW1pYy5DaXRhdmkiLCJJZCI6IjNhYTQxMTVjLWU2NDYtNDUzZC1hNTFjLThkY2ZmNmVmYzJmZiIsIlJhbmdlTGVuZ3RoIjoyLCJSZWZlcmVuY2VJZCI6ImU3MjYxMWZlLTg1NWQtNDc3Mi05MDUzLTdmZjQyNGMxYjJlZ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43NzcxLzE5MzItNjI0Ni4xMTY3IiwiVXJpU3RyaW5nIjoiaHR0cHM6Ly9kb2kub3JnLzEwLjc3NzEvMTkzMi02MjQ2LjExNjc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}</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57</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we consider values of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1-3 (.1-.33) as anecdotal,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3-10 (.33-.10) as moderate,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10-30 (.10-.03) as strong,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 30-100 (.03-.01) as very strong and BF</w:t>
      </w:r>
      <w:r w:rsidRPr="0077024F">
        <w:rPr>
          <w:rFonts w:ascii="Times New Roman" w:hAnsi="Times New Roman" w:cs="Times New Roman"/>
          <w:sz w:val="24"/>
          <w:szCs w:val="24"/>
          <w:vertAlign w:val="subscript"/>
          <w:lang w:val="en-US"/>
        </w:rPr>
        <w:t>10</w:t>
      </w:r>
      <w:r w:rsidRPr="0077024F">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 </w:t>
      </w:r>
    </w:p>
    <w:p w14:paraId="70FAA295" w14:textId="77777777" w:rsidR="0022798F" w:rsidRPr="0077024F" w:rsidRDefault="0022798F" w:rsidP="0022798F">
      <w:pPr>
        <w:spacing w:line="480" w:lineRule="auto"/>
        <w:ind w:firstLine="708"/>
        <w:rPr>
          <w:rFonts w:ascii="Times New Roman" w:hAnsi="Times New Roman" w:cs="Times New Roman"/>
          <w:sz w:val="24"/>
          <w:szCs w:val="24"/>
          <w:lang w:val="en-US"/>
        </w:rPr>
      </w:pPr>
      <w:r w:rsidRPr="0077024F">
        <w:rPr>
          <w:rFonts w:ascii="Times New Roman" w:hAnsi="Times New Roman" w:cs="Times New Roman"/>
          <w:sz w:val="24"/>
          <w:szCs w:val="24"/>
          <w:lang w:val="en-US"/>
        </w:rPr>
        <w:lastRenderedPageBreak/>
        <w:t xml:space="preserve">In alignment with the approach by </w:t>
      </w:r>
      <w:ins w:id="90" w:author="christine.nussbaum" w:date="2025-10-17T09:02:00Z" w16du:dateUtc="2025-10-17T07:02:00Z">
        <w:r w:rsidRPr="0077024F">
          <w:rPr>
            <w:rFonts w:ascii="Times New Roman" w:hAnsi="Times New Roman" w:cs="Times New Roman"/>
            <w:sz w:val="24"/>
            <w:szCs w:val="24"/>
            <w:lang w:val="en-US"/>
          </w:rPr>
          <w:t>Nussbaum et al. 2024</w:t>
        </w:r>
      </w:ins>
      <w:sdt>
        <w:sdtPr>
          <w:rPr>
            <w:rFonts w:ascii="Times New Roman" w:hAnsi="Times New Roman" w:cs="Times New Roman"/>
            <w:sz w:val="24"/>
            <w:szCs w:val="24"/>
            <w:lang w:val="en-US"/>
          </w:rPr>
          <w:alias w:val="To edit, see citavi.com/edit"/>
          <w:tag w:val="CitaviPlaceholder#6352f4f6-df9f-4a91-b90d-267f27b20029"/>
          <w:id w:val="-1843616121"/>
          <w:placeholder>
            <w:docPart w:val="E9E0924D32B54729ADB6E39C2093B008"/>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YTYyOWE1LWEyZTAtNDZiMi05YzFmLTYwODM0NzQyZGRmZiIsIkVudHJpZXMiOlt7IiRpZCI6IjIiLCIkdHlwZSI6IlN3aXNzQWNhZGVtaWMuQ2l0YXZpLkNpdGF0aW9ucy5Xb3JkUGxhY2Vob2xkZXJFbnRyeSwgU3dpc3NBY2FkZW1pYy5DaXRhdmkiLCJJZCI6ImJkZjdjMGIzLWVjOGYtNDc2OS1hNTUwLTdlYjMwZGJjNjIxNi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YzNTJmNGY2LWRmOWYtNGE5MS1iOTBkLTI2N2YyN2IyMDAyOS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 we first recoded responses in the PROMS from 1 to 0 in 0.25 steps starting with the “definitely” correct option down to the “definitely” incorrect option (thus, “don’t know” was always coded with 0.5). For the final measure, we then subtracted 0.5, so that a positive score indicates that participants were more correct/confident, a negative score indicates more incorrect/uncertain ratings, and a score of zero indicates responses at chance level. For statistical analyses, we used the averaged performance across trials for each subtest.</w:t>
      </w:r>
      <w:r w:rsidRPr="0077024F">
        <w:rPr>
          <w:rFonts w:ascii="Times New Roman" w:hAnsi="Times New Roman" w:cs="Times New Roman"/>
          <w:color w:val="C00000"/>
          <w:sz w:val="24"/>
          <w:szCs w:val="24"/>
          <w:lang w:val="en-US"/>
        </w:rPr>
        <w:t xml:space="preserve"> </w:t>
      </w:r>
    </w:p>
    <w:p w14:paraId="7621096F" w14:textId="44CCD402"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For Part II, w</w:t>
      </w:r>
      <w:r w:rsidRPr="0077024F">
        <w:rPr>
          <w:rFonts w:ascii="Times New Roman" w:hAnsi="Times New Roman" w:cs="Times New Roman"/>
          <w:sz w:val="24"/>
          <w:szCs w:val="24"/>
          <w:lang w:val="en-US"/>
        </w:rPr>
        <w:t xml:space="preserve">e calculated Spearman correlations between vocal emotion recognition performance and both the PROMS music perception performance and the Gold-MSI self-rated musicality. P-values were adjusted for multiple comparisons using the Benjamini-Hochberg correction </w:t>
      </w:r>
      <w:sdt>
        <w:sdtPr>
          <w:rPr>
            <w:rFonts w:ascii="Times New Roman" w:hAnsi="Times New Roman" w:cs="Times New Roman"/>
            <w:sz w:val="24"/>
            <w:szCs w:val="24"/>
          </w:rPr>
          <w:alias w:val="To edit, see citavi.com/edit"/>
          <w:tag w:val="CitaviPlaceholder#aadf22ad-64e2-4d76-8d72-cd093c37fb5e"/>
          <w:id w:val="1662736728"/>
          <w:placeholder>
            <w:docPart w:val="7D0F6118516440D9BFBA80A1BA439C62"/>
          </w:placeholder>
        </w:sdtPr>
        <w:sdtContent>
          <w:r w:rsidRPr="0077024F">
            <w:rPr>
              <w:rFonts w:ascii="Times New Roman" w:hAnsi="Times New Roman" w:cs="Times New Roman"/>
              <w:sz w:val="24"/>
              <w:szCs w:val="24"/>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DNmNTk4LTFhNDUtNGEyZi1hN2M0LWEyOWU0NWY0MGQyYyIsIlJhbmdlTGVuZ3RoIjoyLCJSZWZlcmVuY2VJZCI6IjBmZTc1ZTdmLWViMTAtNGFkYi1iMTg1LTczMTQ4Y2Q5MzA4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TExL2ouMjUxNy02MTYxLjE5OTUudGIwMjAzMS54IiwiVXJpU3RyaW5nIjoiaHR0cHM6Ly9kb2kub3JnLzEwLjExMTEvai4yNTE3LTYxNjEuMTk5NS50YjAyMDMxLn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}</w:instrText>
          </w:r>
          <w:r w:rsidRPr="0077024F">
            <w:rPr>
              <w:rFonts w:ascii="Times New Roman" w:hAnsi="Times New Roman" w:cs="Times New Roman"/>
              <w:sz w:val="24"/>
              <w:szCs w:val="24"/>
            </w:rPr>
            <w:fldChar w:fldCharType="separate"/>
          </w:r>
          <w:r w:rsidRPr="0077024F">
            <w:rPr>
              <w:rFonts w:ascii="Times New Roman" w:hAnsi="Times New Roman" w:cs="Times New Roman"/>
              <w:sz w:val="24"/>
              <w:szCs w:val="24"/>
              <w:vertAlign w:val="superscript"/>
              <w:lang w:val="en-US"/>
            </w:rPr>
            <w:t>53</w:t>
          </w:r>
          <w:r w:rsidRPr="0077024F">
            <w:rPr>
              <w:rFonts w:ascii="Times New Roman" w:hAnsi="Times New Roman" w:cs="Times New Roman"/>
              <w:sz w:val="24"/>
              <w:szCs w:val="24"/>
            </w:rPr>
            <w:fldChar w:fldCharType="end"/>
          </w:r>
        </w:sdtContent>
      </w:sdt>
      <w:r w:rsidRPr="0077024F">
        <w:rPr>
          <w:rFonts w:ascii="Times New Roman" w:hAnsi="Times New Roman" w:cs="Times New Roman"/>
          <w:sz w:val="24"/>
          <w:szCs w:val="24"/>
          <w:lang w:val="en-US"/>
        </w:rPr>
        <w:t xml:space="preserve">. Following our pre-registered plan, all correlations were controlled for formal musical education as well, but we found that this made no difference to the observed patterns.   </w:t>
      </w:r>
    </w:p>
    <w:p w14:paraId="4B205724" w14:textId="5EB6C7BE" w:rsidR="0022798F" w:rsidRPr="0077024F" w:rsidRDefault="0022798F" w:rsidP="0022798F">
      <w:p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For Part III, w</w:t>
      </w:r>
      <w:r w:rsidRPr="0077024F">
        <w:rPr>
          <w:rFonts w:ascii="Times New Roman" w:hAnsi="Times New Roman" w:cs="Times New Roman"/>
          <w:sz w:val="24"/>
          <w:szCs w:val="24"/>
          <w:lang w:val="en-US"/>
        </w:rPr>
        <w:t>e focused our analysis on the comparison of amateurs with the other two groups, because the comparison of professional musicians and non-musicians is reported in</w:t>
      </w:r>
      <w:ins w:id="91" w:author="Christine Nussbaum" w:date="2025-10-15T15:55:00Z">
        <w:r w:rsidRPr="0077024F">
          <w:rPr>
            <w:rFonts w:ascii="Times New Roman" w:hAnsi="Times New Roman" w:cs="Times New Roman"/>
            <w:sz w:val="24"/>
            <w:szCs w:val="24"/>
            <w:lang w:val="en-US"/>
          </w:rPr>
          <w:t xml:space="preserve"> Nussbaum et al. 2024</w:t>
        </w:r>
      </w:ins>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0cfc1298-be62-44c2-abd6-217fe7b55597"/>
          <w:id w:val="-2021394132"/>
          <w:placeholder>
            <w:docPart w:val="4928628314BA444783157CFA30A5AF23"/>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Q1ZGUwODVkLWQ3ODYtNDdjOC1hMjlhLWMwMTAxMmRhYzY5ZiIsIkVudHJpZXMiOlt7IiRpZCI6IjIiLCIkdHlwZSI6IlN3aXNzQWNhZGVtaWMuQ2l0YXZpLkNpdGF0aW9ucy5Xb3JkUGxhY2Vob2xkZXJFbnRyeSwgU3dpc3NBY2FkZW1pYy5DaXRhdmkiLCJJZCI6IjZlNmQxZjgxLTI0MWUtNDk3MC04OGNlLTUyNTRkMjE0N2YwNSIsIlJhbmdlTGVuZ3RoIjoyLCJSZWZlcmVuY2VJZCI6IjNjNTgyMGUyLTI3ZTktNDU1Ny05OGRiLWI5NTVhMmY2ZTVkNC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MTEvYmpvcC4xMjY4NCIsIlVyaVN0cmluZyI6Imh0dHBzOi8vZG9pLm9yZy8xMC4xMTExL2Jqb3AuMTI2OD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dUMDg6NTI6MDQiLCJNb2RpZmllZEJ5IjoiX0NocmlzdGluZSBOdXNzYmF1bSIsIklkIjoiMzhhZDA1YzktOTY4NC00MjhhLWJhZDUtMmJkYjI2OTRlNGJlIiwiTW9kaWZpZWRPbiI6IjIwMjUtMDEtMDdUMDg6NTI6MDQ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zNzg1MTM2OSIsIlVyaVN0cmluZyI6Imh0dHA6Ly93d3cubmNiaS5ubG0ubmloLmdvdi9wdWJtZWQvMzc4NTEzNjk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5de085d-d786-47c8-a29a-c01012dac69f"/>
          <w:id w:val="1935238335"/>
          <w:placeholder>
            <w:docPart w:val="4928628314BA444783157CFA30A5AF23"/>
          </w:placeholder>
        </w:sdtPr>
        <w:sdtContent>
          <w:r w:rsidRPr="0077024F">
            <w:rPr>
              <w:rFonts w:ascii="Times New Roman" w:hAnsi="Times New Roman" w:cs="Times New Roman"/>
              <w:sz w:val="24"/>
              <w:szCs w:val="24"/>
              <w:lang w:val="en-US"/>
            </w:rPr>
            <w:fldChar w:fldCharType="begin"/>
          </w:r>
          <w:r w:rsidRPr="0077024F">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BjZmMxMjk4LWJlNjItNDRjMi1hYmQ2LTIxN2ZlN2I1NTU5NyIsIkVudHJpZXMiOlt7IiRpZCI6IjIiLCIkdHlwZSI6IlN3aXNzQWNhZGVtaWMuQ2l0YXZpLkNpdGF0aW9ucy5Xb3JkUGxhY2Vob2xkZXJFbnRyeSwgU3dpc3NBY2FkZW1pYy5DaXRhdmkiLCJJZCI6IjZjMDgwM2RjLWQ4MjUtNGExOC05NzAwLWNmZGVmNjZmNDNkYiIsIlJhbmdlTGVuZ3RoIjoyLCJSZWZlcmVuY2VJZCI6IjNjNTgyMGUyLTI3ZTktNDU1Ny05OGRiLWI5NTVhMmY2ZTVkN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CI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xNC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S0xMC0xN1QwOToyOToyMyIsIlByb2plY3QiOnsiJHJlZiI6IjUifX0sIlVzZU51bWJlcmluZ1R5cGVPZlBhcmVudERvY3VtZW50IjpmYWxzZSwiWWVhck9ubHkiOnRydWV9XSwiRm9ybWF0dGVkVGV4dCI6eyIkaWQiOiIxNSIsIkNvdW50IjoxLCJUZXh0VW5pdHMiOlt7IiRpZCI6IjE2IiwiRm9udFN0eWxlIjp7IiRpZCI6IjE3IiwiU3VwZXJzY3JpcHQiOnRydWV9LCJSZWFkaW5nT3JkZXIiOjEsIlRleHQiOiIxNCJ9XX0sIlRhZyI6IkNpdGF2aVBsYWNlaG9sZGVyIzQ1ZGUwODVkLWQ3ODYtNDdjOC1hMjlhLWMwMTAxMmRhYzY5ZiIsIlRleHQiOiIxNCIsIldBSVZlcnNpb24iOiI2LjExLjAuMCJ9}</w:instrText>
          </w:r>
          <w:r w:rsidRPr="0077024F">
            <w:rPr>
              <w:rFonts w:ascii="Times New Roman" w:hAnsi="Times New Roman" w:cs="Times New Roman"/>
              <w:sz w:val="24"/>
              <w:szCs w:val="24"/>
              <w:lang w:val="en-US"/>
            </w:rPr>
            <w:fldChar w:fldCharType="separate"/>
          </w:r>
          <w:r w:rsidRPr="0077024F">
            <w:rPr>
              <w:rFonts w:ascii="Times New Roman" w:hAnsi="Times New Roman" w:cs="Times New Roman"/>
              <w:sz w:val="24"/>
              <w:szCs w:val="24"/>
              <w:vertAlign w:val="superscript"/>
              <w:lang w:val="en-US"/>
            </w:rPr>
            <w:t>14</w:t>
          </w:r>
          <w:r w:rsidRPr="0077024F">
            <w:rPr>
              <w:rFonts w:ascii="Times New Roman" w:hAnsi="Times New Roman" w:cs="Times New Roman"/>
              <w:sz w:val="24"/>
              <w:szCs w:val="24"/>
              <w:lang w:val="en-US"/>
            </w:rPr>
            <w:fldChar w:fldCharType="end"/>
          </w:r>
        </w:sdtContent>
      </w:sdt>
      <w:r w:rsidRPr="0077024F">
        <w:rPr>
          <w:rFonts w:ascii="Times New Roman" w:hAnsi="Times New Roman" w:cs="Times New Roman"/>
          <w:sz w:val="24"/>
          <w:szCs w:val="24"/>
          <w:lang w:val="en-US"/>
        </w:rPr>
        <w:t xml:space="preserve">. </w:t>
      </w:r>
    </w:p>
    <w:p w14:paraId="321BA445" w14:textId="6C73CECC" w:rsidR="00D10658" w:rsidRPr="0077024F" w:rsidRDefault="00D10658" w:rsidP="00D10658">
      <w:pPr>
        <w:rPr>
          <w:rFonts w:ascii="Times New Roman" w:hAnsi="Times New Roman" w:cs="Times New Roman"/>
          <w:lang w:val="en-US"/>
        </w:rPr>
      </w:pPr>
    </w:p>
    <w:p w14:paraId="6979C534" w14:textId="77777777" w:rsidR="00D10658" w:rsidRPr="0077024F" w:rsidRDefault="00D10658" w:rsidP="00D93F94">
      <w:pPr>
        <w:pStyle w:val="berschrift2"/>
        <w:numPr>
          <w:ilvl w:val="0"/>
          <w:numId w:val="0"/>
        </w:numPr>
        <w:ind w:left="708"/>
        <w:rPr>
          <w:rFonts w:ascii="Times New Roman" w:hAnsi="Times New Roman" w:cs="Times New Roman"/>
          <w:b/>
          <w:bCs/>
          <w:lang w:val="en-US"/>
        </w:rPr>
      </w:pPr>
      <w:r w:rsidRPr="0077024F">
        <w:rPr>
          <w:rFonts w:ascii="Times New Roman" w:hAnsi="Times New Roman" w:cs="Times New Roman"/>
          <w:b/>
          <w:bCs/>
          <w:lang w:val="en-US"/>
        </w:rPr>
        <w:t>ADDITIONAL RESOURCES</w:t>
      </w:r>
    </w:p>
    <w:p w14:paraId="69A80511" w14:textId="77777777" w:rsidR="0022798F" w:rsidRPr="0077024F" w:rsidRDefault="0022798F" w:rsidP="00D10658">
      <w:pPr>
        <w:rPr>
          <w:rFonts w:ascii="Times New Roman" w:hAnsi="Times New Roman" w:cs="Times New Roman"/>
          <w:lang w:val="en-US"/>
        </w:rPr>
      </w:pPr>
    </w:p>
    <w:p w14:paraId="267DA574" w14:textId="2666D869" w:rsidR="00D10658" w:rsidRPr="0077024F" w:rsidRDefault="0022798F" w:rsidP="0022798F">
      <w:pPr>
        <w:spacing w:line="480" w:lineRule="auto"/>
        <w:rPr>
          <w:rFonts w:ascii="Times New Roman" w:hAnsi="Times New Roman" w:cs="Times New Roman"/>
          <w:color w:val="000000" w:themeColor="text1"/>
          <w:sz w:val="24"/>
          <w:szCs w:val="24"/>
          <w:lang w:val="en-US"/>
        </w:rPr>
      </w:pPr>
      <w:r w:rsidRPr="0077024F">
        <w:rPr>
          <w:rFonts w:ascii="Times New Roman" w:hAnsi="Times New Roman" w:cs="Times New Roman"/>
          <w:sz w:val="24"/>
          <w:szCs w:val="24"/>
          <w:lang w:val="en-US"/>
        </w:rPr>
        <w:t>We specified how we determined our sample size, all data exclusions, all manipulations, and all measures in the associated preregistration (</w:t>
      </w:r>
      <w:r w:rsidRPr="0077024F">
        <w:rPr>
          <w:rFonts w:ascii="Times New Roman" w:hAnsi="Times New Roman" w:cs="Times New Roman"/>
        </w:rPr>
        <w:fldChar w:fldCharType="begin"/>
      </w:r>
      <w:r w:rsidRPr="0077024F">
        <w:rPr>
          <w:rFonts w:ascii="Times New Roman" w:hAnsi="Times New Roman" w:cs="Times New Roman"/>
          <w:lang w:val="en-US"/>
          <w:rPrChange w:id="92" w:author="christine.nussbaum" w:date="2025-10-17T08:59:00Z" w16du:dateUtc="2025-10-17T06:59:00Z">
            <w:rPr/>
          </w:rPrChange>
        </w:rPr>
        <w:instrText>HYPERLINK "https://doi.org/10.17605/OSF.IO/76PV5"</w:instrText>
      </w:r>
      <w:r w:rsidRPr="0077024F">
        <w:rPr>
          <w:rFonts w:ascii="Times New Roman" w:hAnsi="Times New Roman" w:cs="Times New Roman"/>
        </w:rPr>
      </w:r>
      <w:r w:rsidRPr="0077024F">
        <w:rPr>
          <w:rFonts w:ascii="Times New Roman" w:hAnsi="Times New Roman" w:cs="Times New Roman"/>
        </w:rPr>
        <w:fldChar w:fldCharType="separate"/>
      </w:r>
      <w:r w:rsidRPr="0077024F">
        <w:rPr>
          <w:rStyle w:val="Hyperlink"/>
          <w:rFonts w:ascii="Times New Roman" w:hAnsi="Times New Roman" w:cs="Times New Roman"/>
          <w:color w:val="auto"/>
          <w:sz w:val="24"/>
          <w:szCs w:val="24"/>
          <w:u w:val="none"/>
          <w:lang w:val="en-US"/>
        </w:rPr>
        <w:t>https://doi.org/10.17605/OSF.IO/76PV5)</w:t>
      </w:r>
      <w:r w:rsidRPr="0077024F">
        <w:rPr>
          <w:rFonts w:ascii="Times New Roman" w:hAnsi="Times New Roman" w:cs="Times New Roman"/>
        </w:rPr>
        <w:fldChar w:fldCharType="end"/>
      </w:r>
      <w:r w:rsidRPr="0077024F">
        <w:rPr>
          <w:rFonts w:ascii="Times New Roman" w:hAnsi="Times New Roman" w:cs="Times New Roman"/>
          <w:sz w:val="24"/>
          <w:szCs w:val="24"/>
          <w:lang w:val="en-US"/>
        </w:rPr>
        <w:t xml:space="preserve">,  published on June 9, 2023, thus before we started data collection on June 12, 2023. Please note that the numbering and wording of hypotheses was slightly modified from the preregistration to increase clarity, while not affecting their content.  Preprocessed data, analysis scripts and supplemental materials can be found in the associated OSF </w:t>
      </w:r>
      <w:r w:rsidRPr="0077024F">
        <w:rPr>
          <w:rFonts w:ascii="Times New Roman" w:hAnsi="Times New Roman" w:cs="Times New Roman"/>
          <w:color w:val="000000" w:themeColor="text1"/>
          <w:sz w:val="24"/>
          <w:szCs w:val="24"/>
          <w:lang w:val="en-US"/>
        </w:rPr>
        <w:t xml:space="preserve">repository (https://osf.io/ascqx/). </w:t>
      </w:r>
    </w:p>
    <w:p w14:paraId="05528488" w14:textId="77777777" w:rsidR="00D10658" w:rsidRPr="0077024F" w:rsidRDefault="00D10658" w:rsidP="00D10658">
      <w:pPr>
        <w:rPr>
          <w:rFonts w:ascii="Times New Roman" w:hAnsi="Times New Roman" w:cs="Times New Roman"/>
          <w:lang w:val="en-US"/>
        </w:rPr>
      </w:pPr>
    </w:p>
    <w:p w14:paraId="61CE444D" w14:textId="77777777" w:rsidR="0036429D" w:rsidRPr="0077024F" w:rsidRDefault="0036429D" w:rsidP="00D60F72">
      <w:pPr>
        <w:spacing w:line="480" w:lineRule="auto"/>
        <w:rPr>
          <w:rFonts w:ascii="Times New Roman" w:hAnsi="Times New Roman" w:cs="Times New Roman"/>
          <w:sz w:val="24"/>
          <w:szCs w:val="24"/>
          <w:lang w:val="en-US"/>
        </w:rPr>
      </w:pPr>
    </w:p>
    <w:p w14:paraId="3CAC4642" w14:textId="5EC66205" w:rsidR="00484889" w:rsidRPr="0077024F" w:rsidRDefault="00C14C48" w:rsidP="00D93F94">
      <w:pPr>
        <w:pStyle w:val="berschrift1"/>
        <w:numPr>
          <w:ilvl w:val="0"/>
          <w:numId w:val="0"/>
        </w:numPr>
        <w:spacing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Resource availability</w:t>
      </w:r>
    </w:p>
    <w:p w14:paraId="38103076" w14:textId="6FAB75E8" w:rsidR="00484889" w:rsidRPr="0077024F" w:rsidRDefault="00C14C48" w:rsidP="00D60F72">
      <w:pPr>
        <w:spacing w:after="0"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Requests for further information and resources should be directed to and will be fulfilled by the lead contact, Christine Nussbaum (</w:t>
      </w:r>
      <w:hyperlink r:id="rId10" w:history="1">
        <w:r w:rsidRPr="0077024F">
          <w:rPr>
            <w:rStyle w:val="Hyperlink"/>
            <w:rFonts w:ascii="Times New Roman" w:hAnsi="Times New Roman" w:cs="Times New Roman"/>
            <w:sz w:val="24"/>
            <w:szCs w:val="24"/>
            <w:lang w:val="en-US"/>
          </w:rPr>
          <w:t>christine.nussbaum@uni-jena.de</w:t>
        </w:r>
      </w:hyperlink>
      <w:r w:rsidRPr="0077024F">
        <w:rPr>
          <w:rFonts w:ascii="Times New Roman" w:hAnsi="Times New Roman" w:cs="Times New Roman"/>
          <w:sz w:val="24"/>
          <w:szCs w:val="24"/>
          <w:lang w:val="en-US"/>
        </w:rPr>
        <w:t>).</w:t>
      </w:r>
    </w:p>
    <w:p w14:paraId="2804CAF4" w14:textId="10138118" w:rsidR="00C14C48" w:rsidRPr="0077024F" w:rsidRDefault="00C14C48" w:rsidP="00D60F72">
      <w:pPr>
        <w:spacing w:after="0"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Data: All raw and preprocessed data have been deposited at the associated OSF repository (</w:t>
      </w:r>
      <w:hyperlink r:id="rId11" w:history="1">
        <w:r w:rsidR="0077024F" w:rsidRPr="0077024F">
          <w:rPr>
            <w:rStyle w:val="Hyperlink"/>
            <w:rFonts w:ascii="Times New Roman" w:hAnsi="Times New Roman" w:cs="Times New Roman"/>
            <w:sz w:val="24"/>
            <w:szCs w:val="24"/>
            <w:lang w:val="en-US"/>
          </w:rPr>
          <w:t>https://osf.io/ascqx/</w:t>
        </w:r>
      </w:hyperlink>
      <w:r w:rsidRPr="0077024F">
        <w:rPr>
          <w:rFonts w:ascii="Times New Roman" w:hAnsi="Times New Roman" w:cs="Times New Roman"/>
          <w:sz w:val="24"/>
          <w:szCs w:val="24"/>
          <w:lang w:val="en-US"/>
        </w:rPr>
        <w:t>)</w:t>
      </w:r>
      <w:r w:rsidR="0077024F" w:rsidRPr="0077024F">
        <w:rPr>
          <w:rFonts w:ascii="Times New Roman" w:hAnsi="Times New Roman" w:cs="Times New Roman"/>
          <w:sz w:val="24"/>
          <w:szCs w:val="24"/>
          <w:lang w:val="en-US"/>
        </w:rPr>
        <w:t xml:space="preserve">, </w:t>
      </w:r>
      <w:ins w:id="93" w:author="christine.nussbaum" w:date="2025-10-24T13:57:00Z" w16du:dateUtc="2025-10-24T11:57:00Z">
        <w:r w:rsidR="0077024F" w:rsidRPr="0077024F">
          <w:rPr>
            <w:rFonts w:ascii="Times New Roman" w:hAnsi="Times New Roman" w:cs="Times New Roman"/>
            <w:sz w:val="24"/>
            <w:szCs w:val="24"/>
            <w:lang w:val="en-US"/>
          </w:rPr>
          <w:t>in the zip-folder “</w:t>
        </w:r>
        <w:r w:rsidR="0077024F" w:rsidRPr="0077024F">
          <w:rPr>
            <w:rFonts w:ascii="Times New Roman" w:hAnsi="Times New Roman" w:cs="Times New Roman"/>
            <w:sz w:val="24"/>
            <w:szCs w:val="24"/>
            <w:lang w:val="en-US"/>
          </w:rPr>
          <w:t>Analysis_R_Frequentist.zip</w:t>
        </w:r>
        <w:r w:rsidR="0077024F" w:rsidRPr="0077024F">
          <w:rPr>
            <w:rFonts w:ascii="Times New Roman" w:hAnsi="Times New Roman" w:cs="Times New Roman"/>
            <w:sz w:val="24"/>
            <w:szCs w:val="24"/>
            <w:lang w:val="en-US"/>
          </w:rPr>
          <w:t>” and</w:t>
        </w:r>
      </w:ins>
      <w:r w:rsidRPr="0077024F">
        <w:rPr>
          <w:rFonts w:ascii="Times New Roman" w:hAnsi="Times New Roman" w:cs="Times New Roman"/>
          <w:sz w:val="24"/>
          <w:szCs w:val="24"/>
          <w:lang w:val="en-US"/>
        </w:rPr>
        <w:t xml:space="preserve"> are publicly available.</w:t>
      </w:r>
    </w:p>
    <w:p w14:paraId="287DF036" w14:textId="0B517113" w:rsidR="00C14C48" w:rsidRPr="0077024F" w:rsidRDefault="00C14C48" w:rsidP="00D60F72">
      <w:pPr>
        <w:spacing w:after="0"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Code: All original code for data analysis has been deposited at the associated OSF repository (</w:t>
      </w:r>
      <w:ins w:id="94" w:author="christine.nussbaum" w:date="2025-10-24T13:57:00Z" w16du:dateUtc="2025-10-24T11:57:00Z">
        <w:r w:rsidR="0077024F" w:rsidRPr="0077024F">
          <w:rPr>
            <w:rFonts w:ascii="Times New Roman" w:hAnsi="Times New Roman" w:cs="Times New Roman"/>
            <w:sz w:val="24"/>
            <w:szCs w:val="24"/>
            <w:lang w:val="en-US"/>
          </w:rPr>
          <w:fldChar w:fldCharType="begin"/>
        </w:r>
        <w:r w:rsidR="0077024F" w:rsidRPr="0077024F">
          <w:rPr>
            <w:rFonts w:ascii="Times New Roman" w:hAnsi="Times New Roman" w:cs="Times New Roman"/>
            <w:sz w:val="24"/>
            <w:szCs w:val="24"/>
            <w:lang w:val="en-US"/>
          </w:rPr>
          <w:instrText>HYPERLINK "</w:instrText>
        </w:r>
      </w:ins>
      <w:r w:rsidR="0077024F" w:rsidRPr="0077024F">
        <w:rPr>
          <w:rFonts w:ascii="Times New Roman" w:hAnsi="Times New Roman" w:cs="Times New Roman"/>
          <w:sz w:val="24"/>
          <w:szCs w:val="24"/>
          <w:lang w:val="en-US"/>
        </w:rPr>
        <w:instrText>https://osf.io/ascqx/</w:instrText>
      </w:r>
      <w:ins w:id="95" w:author="christine.nussbaum" w:date="2025-10-24T13:57:00Z" w16du:dateUtc="2025-10-24T11:57:00Z">
        <w:r w:rsidR="0077024F" w:rsidRPr="0077024F">
          <w:rPr>
            <w:rFonts w:ascii="Times New Roman" w:hAnsi="Times New Roman" w:cs="Times New Roman"/>
            <w:sz w:val="24"/>
            <w:szCs w:val="24"/>
            <w:lang w:val="en-US"/>
          </w:rPr>
          <w:instrText>"</w:instrText>
        </w:r>
        <w:r w:rsidR="0077024F" w:rsidRPr="0077024F">
          <w:rPr>
            <w:rFonts w:ascii="Times New Roman" w:hAnsi="Times New Roman" w:cs="Times New Roman"/>
            <w:sz w:val="24"/>
            <w:szCs w:val="24"/>
            <w:lang w:val="en-US"/>
          </w:rPr>
          <w:fldChar w:fldCharType="separate"/>
        </w:r>
      </w:ins>
      <w:r w:rsidR="0077024F" w:rsidRPr="0077024F">
        <w:rPr>
          <w:rStyle w:val="Hyperlink"/>
          <w:rFonts w:ascii="Times New Roman" w:hAnsi="Times New Roman" w:cs="Times New Roman"/>
          <w:sz w:val="24"/>
          <w:szCs w:val="24"/>
          <w:lang w:val="en-US"/>
        </w:rPr>
        <w:t>https://osf.io/ascqx/</w:t>
      </w:r>
      <w:ins w:id="96" w:author="christine.nussbaum" w:date="2025-10-24T13:57:00Z" w16du:dateUtc="2025-10-24T11:57:00Z">
        <w:r w:rsidR="0077024F" w:rsidRPr="0077024F">
          <w:rPr>
            <w:rFonts w:ascii="Times New Roman" w:hAnsi="Times New Roman" w:cs="Times New Roman"/>
            <w:sz w:val="24"/>
            <w:szCs w:val="24"/>
            <w:lang w:val="en-US"/>
          </w:rPr>
          <w:fldChar w:fldCharType="end"/>
        </w:r>
      </w:ins>
      <w:r w:rsidRPr="0077024F">
        <w:rPr>
          <w:rFonts w:ascii="Times New Roman" w:hAnsi="Times New Roman" w:cs="Times New Roman"/>
          <w:sz w:val="24"/>
          <w:szCs w:val="24"/>
          <w:lang w:val="en-US"/>
        </w:rPr>
        <w:t>)</w:t>
      </w:r>
      <w:ins w:id="97" w:author="christine.nussbaum" w:date="2025-10-24T13:57:00Z" w16du:dateUtc="2025-10-24T11:57:00Z">
        <w:r w:rsidR="0077024F" w:rsidRPr="0077024F">
          <w:rPr>
            <w:rFonts w:ascii="Times New Roman" w:hAnsi="Times New Roman" w:cs="Times New Roman"/>
            <w:sz w:val="24"/>
            <w:szCs w:val="24"/>
            <w:lang w:val="en-US"/>
          </w:rPr>
          <w:t xml:space="preserve">, </w:t>
        </w:r>
        <w:r w:rsidR="0077024F" w:rsidRPr="0077024F">
          <w:rPr>
            <w:rFonts w:ascii="Times New Roman" w:hAnsi="Times New Roman" w:cs="Times New Roman"/>
            <w:sz w:val="24"/>
            <w:szCs w:val="24"/>
            <w:lang w:val="en-US"/>
          </w:rPr>
          <w:t>in the zip-folder “Analysis_R_Frequentist.zip” and</w:t>
        </w:r>
        <w:r w:rsidR="0077024F" w:rsidRPr="0077024F">
          <w:rPr>
            <w:rFonts w:ascii="Times New Roman" w:hAnsi="Times New Roman" w:cs="Times New Roman"/>
            <w:sz w:val="24"/>
            <w:szCs w:val="24"/>
            <w:lang w:val="en-US"/>
          </w:rPr>
          <w:t xml:space="preserve"> “</w:t>
        </w:r>
      </w:ins>
      <w:ins w:id="98" w:author="christine.nussbaum" w:date="2025-10-24T13:58:00Z" w16du:dateUtc="2025-10-24T11:58:00Z">
        <w:r w:rsidR="0077024F" w:rsidRPr="0077024F">
          <w:rPr>
            <w:rFonts w:ascii="Times New Roman" w:hAnsi="Times New Roman" w:cs="Times New Roman"/>
            <w:sz w:val="24"/>
            <w:szCs w:val="24"/>
            <w:lang w:val="en-US"/>
          </w:rPr>
          <w:t>Analysis_JASP_Bayesian.zip</w:t>
        </w:r>
      </w:ins>
      <w:ins w:id="99" w:author="christine.nussbaum" w:date="2025-10-24T13:57:00Z" w16du:dateUtc="2025-10-24T11:57:00Z">
        <w:r w:rsidR="0077024F" w:rsidRPr="0077024F">
          <w:rPr>
            <w:rFonts w:ascii="Times New Roman" w:hAnsi="Times New Roman" w:cs="Times New Roman"/>
            <w:sz w:val="24"/>
            <w:szCs w:val="24"/>
            <w:lang w:val="en-US"/>
          </w:rPr>
          <w:t>”</w:t>
        </w:r>
      </w:ins>
      <w:r w:rsidRPr="0077024F">
        <w:rPr>
          <w:rFonts w:ascii="Times New Roman" w:hAnsi="Times New Roman" w:cs="Times New Roman"/>
          <w:sz w:val="24"/>
          <w:szCs w:val="24"/>
          <w:lang w:val="en-US"/>
        </w:rPr>
        <w:t xml:space="preserve"> and is publicly available. </w:t>
      </w:r>
    </w:p>
    <w:p w14:paraId="25BCB8D9" w14:textId="6007AE23" w:rsidR="00C14C48" w:rsidRPr="0077024F" w:rsidRDefault="00C14C48" w:rsidP="00D60F72">
      <w:pPr>
        <w:spacing w:after="0" w:line="480" w:lineRule="auto"/>
        <w:rPr>
          <w:rFonts w:ascii="Times New Roman" w:hAnsi="Times New Roman" w:cs="Times New Roman"/>
          <w:sz w:val="24"/>
          <w:szCs w:val="24"/>
          <w:lang w:val="en-US"/>
        </w:rPr>
      </w:pPr>
      <w:r w:rsidRPr="0077024F">
        <w:rPr>
          <w:rFonts w:ascii="Times New Roman" w:hAnsi="Times New Roman" w:cs="Times New Roman"/>
          <w:sz w:val="24"/>
          <w:szCs w:val="24"/>
          <w:lang w:val="en-US"/>
        </w:rPr>
        <w:t>Additional information: Supplemental figures and tables have been deposited at the associated OSF repository (</w:t>
      </w:r>
      <w:r w:rsidR="0077024F" w:rsidRPr="0077024F">
        <w:rPr>
          <w:rFonts w:ascii="Times New Roman" w:hAnsi="Times New Roman" w:cs="Times New Roman"/>
          <w:sz w:val="24"/>
          <w:szCs w:val="24"/>
          <w:lang w:val="en-US"/>
        </w:rPr>
        <w:fldChar w:fldCharType="begin"/>
      </w:r>
      <w:ins w:id="100" w:author="christine.nussbaum" w:date="2025-10-24T13:58:00Z" w16du:dateUtc="2025-10-24T11:58:00Z">
        <w:r w:rsidR="0077024F" w:rsidRPr="0077024F">
          <w:rPr>
            <w:rFonts w:ascii="Times New Roman" w:hAnsi="Times New Roman" w:cs="Times New Roman"/>
            <w:sz w:val="24"/>
            <w:szCs w:val="24"/>
            <w:lang w:val="en-US"/>
          </w:rPr>
          <w:instrText>HYPERLINK "</w:instrText>
        </w:r>
      </w:ins>
      <w:r w:rsidR="0077024F" w:rsidRPr="0077024F">
        <w:rPr>
          <w:rFonts w:ascii="Times New Roman" w:hAnsi="Times New Roman" w:cs="Times New Roman"/>
          <w:sz w:val="24"/>
          <w:szCs w:val="24"/>
          <w:lang w:val="en-US"/>
        </w:rPr>
        <w:instrText>https://osf.io/ascqx/</w:instrText>
      </w:r>
      <w:ins w:id="101" w:author="christine.nussbaum" w:date="2025-10-24T13:58:00Z" w16du:dateUtc="2025-10-24T11:58:00Z">
        <w:r w:rsidR="0077024F" w:rsidRPr="0077024F">
          <w:rPr>
            <w:rFonts w:ascii="Times New Roman" w:hAnsi="Times New Roman" w:cs="Times New Roman"/>
            <w:sz w:val="24"/>
            <w:szCs w:val="24"/>
            <w:lang w:val="en-US"/>
          </w:rPr>
          <w:instrText>"</w:instrText>
        </w:r>
      </w:ins>
      <w:r w:rsidR="0077024F" w:rsidRPr="0077024F">
        <w:rPr>
          <w:rFonts w:ascii="Times New Roman" w:hAnsi="Times New Roman" w:cs="Times New Roman"/>
          <w:sz w:val="24"/>
          <w:szCs w:val="24"/>
          <w:lang w:val="en-US"/>
        </w:rPr>
        <w:fldChar w:fldCharType="separate"/>
      </w:r>
      <w:r w:rsidR="0077024F" w:rsidRPr="0077024F">
        <w:rPr>
          <w:rStyle w:val="Hyperlink"/>
          <w:rFonts w:ascii="Times New Roman" w:hAnsi="Times New Roman" w:cs="Times New Roman"/>
          <w:sz w:val="24"/>
          <w:szCs w:val="24"/>
          <w:lang w:val="en-US"/>
        </w:rPr>
        <w:t>https://osf.io/ascqx/</w:t>
      </w:r>
      <w:r w:rsidR="0077024F" w:rsidRPr="0077024F">
        <w:rPr>
          <w:rFonts w:ascii="Times New Roman" w:hAnsi="Times New Roman" w:cs="Times New Roman"/>
          <w:sz w:val="24"/>
          <w:szCs w:val="24"/>
          <w:lang w:val="en-US"/>
        </w:rPr>
        <w:fldChar w:fldCharType="end"/>
      </w:r>
      <w:r w:rsidRPr="0077024F">
        <w:rPr>
          <w:rFonts w:ascii="Times New Roman" w:hAnsi="Times New Roman" w:cs="Times New Roman"/>
          <w:sz w:val="24"/>
          <w:szCs w:val="24"/>
          <w:lang w:val="en-US"/>
        </w:rPr>
        <w:t>)</w:t>
      </w:r>
      <w:r w:rsidR="0077024F" w:rsidRPr="0077024F">
        <w:rPr>
          <w:rFonts w:ascii="Times New Roman" w:hAnsi="Times New Roman" w:cs="Times New Roman"/>
          <w:sz w:val="24"/>
          <w:szCs w:val="24"/>
          <w:lang w:val="en-US"/>
        </w:rPr>
        <w:t xml:space="preserve">, </w:t>
      </w:r>
      <w:ins w:id="102" w:author="christine.nussbaum" w:date="2025-10-24T13:58:00Z" w16du:dateUtc="2025-10-24T11:58:00Z">
        <w:r w:rsidR="0077024F" w:rsidRPr="0077024F">
          <w:rPr>
            <w:rFonts w:ascii="Times New Roman" w:hAnsi="Times New Roman" w:cs="Times New Roman"/>
            <w:sz w:val="24"/>
            <w:szCs w:val="24"/>
            <w:lang w:val="en-US"/>
          </w:rPr>
          <w:t>in the document “</w:t>
        </w:r>
        <w:r w:rsidR="0077024F" w:rsidRPr="0077024F">
          <w:rPr>
            <w:rFonts w:ascii="Times New Roman" w:hAnsi="Times New Roman" w:cs="Times New Roman"/>
            <w:sz w:val="24"/>
            <w:szCs w:val="24"/>
            <w:lang w:val="en-US"/>
          </w:rPr>
          <w:t>Supplemental_Tables_and_Figures.pdf</w:t>
        </w:r>
        <w:r w:rsidR="0077024F" w:rsidRPr="0077024F">
          <w:rPr>
            <w:rFonts w:ascii="Times New Roman" w:hAnsi="Times New Roman" w:cs="Times New Roman"/>
            <w:sz w:val="24"/>
            <w:szCs w:val="24"/>
            <w:lang w:val="en-US"/>
          </w:rPr>
          <w:t>”</w:t>
        </w:r>
      </w:ins>
      <w:r w:rsidRPr="0077024F">
        <w:rPr>
          <w:rFonts w:ascii="Times New Roman" w:hAnsi="Times New Roman" w:cs="Times New Roman"/>
          <w:sz w:val="24"/>
          <w:szCs w:val="24"/>
          <w:lang w:val="en-US"/>
        </w:rPr>
        <w:t xml:space="preserve"> and are publicly available.</w:t>
      </w:r>
    </w:p>
    <w:sdt>
      <w:sdtPr>
        <w:rPr>
          <w:rFonts w:ascii="Times New Roman" w:eastAsiaTheme="minorHAnsi" w:hAnsi="Times New Roman" w:cs="Times New Roman"/>
          <w:color w:val="auto"/>
          <w:sz w:val="22"/>
          <w:szCs w:val="22"/>
          <w:lang w:val="en-US"/>
        </w:rPr>
        <w:tag w:val="CitaviBibliography"/>
        <w:id w:val="-1583756708"/>
        <w:placeholder>
          <w:docPart w:val="0CE1231F70FB447EB26DE08EFC89AE6C"/>
        </w:placeholder>
      </w:sdtPr>
      <w:sdtContent>
        <w:p w14:paraId="413B8BF1" w14:textId="77777777" w:rsidR="00A37E29" w:rsidRPr="0077024F" w:rsidRDefault="00484889" w:rsidP="00A37E29">
          <w:pPr>
            <w:pStyle w:val="CitaviBibliographyHeading"/>
            <w:rPr>
              <w:rFonts w:ascii="Times New Roman" w:hAnsi="Times New Roman" w:cs="Times New Roman"/>
              <w:lang w:val="en-US"/>
            </w:rPr>
          </w:pPr>
          <w:r w:rsidRPr="0077024F">
            <w:rPr>
              <w:rFonts w:ascii="Times New Roman" w:hAnsi="Times New Roman" w:cs="Times New Roman"/>
              <w:lang w:val="en-US"/>
            </w:rPr>
            <w:fldChar w:fldCharType="begin"/>
          </w:r>
          <w:r w:rsidRPr="0077024F">
            <w:rPr>
              <w:rFonts w:ascii="Times New Roman" w:hAnsi="Times New Roman" w:cs="Times New Roman"/>
              <w:lang w:val="en-US"/>
            </w:rPr>
            <w:instrText>ADDIN CitaviBibliography</w:instrText>
          </w:r>
          <w:r w:rsidRPr="0077024F">
            <w:rPr>
              <w:rFonts w:ascii="Times New Roman" w:hAnsi="Times New Roman" w:cs="Times New Roman"/>
              <w:lang w:val="en-US"/>
            </w:rPr>
            <w:fldChar w:fldCharType="separate"/>
          </w:r>
          <w:r w:rsidR="00A37E29" w:rsidRPr="0077024F">
            <w:rPr>
              <w:rFonts w:ascii="Times New Roman" w:hAnsi="Times New Roman" w:cs="Times New Roman"/>
              <w:lang w:val="en-US"/>
            </w:rPr>
            <w:t>References</w:t>
          </w:r>
        </w:p>
        <w:p w14:paraId="31B334E3"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w:t>
          </w:r>
          <w:r w:rsidRPr="0077024F">
            <w:rPr>
              <w:rFonts w:ascii="Times New Roman" w:hAnsi="Times New Roman" w:cs="Times New Roman"/>
              <w:lang w:val="en-US"/>
            </w:rPr>
            <w:tab/>
          </w:r>
          <w:bookmarkStart w:id="103" w:name="_CTVL001cae75f8fbc7f4fa6b4f65224d3353282"/>
          <w:r w:rsidRPr="0077024F">
            <w:rPr>
              <w:rFonts w:ascii="Times New Roman" w:hAnsi="Times New Roman" w:cs="Times New Roman"/>
              <w:lang w:val="en-US"/>
            </w:rPr>
            <w:t>Laukka, P., Elfenbein, H.A., Thingujam, N.S., Rockstuhl, T., Iraki, F.K., Chui, W., and Althoff, J. (2016). The expression and recognition of emotions in the voice across five nations: A lens model analysis based on acoustic features. Journal of Personality and Social Psychology</w:t>
          </w:r>
          <w:bookmarkEnd w:id="10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111, </w:t>
          </w:r>
          <w:r w:rsidRPr="0077024F">
            <w:rPr>
              <w:rFonts w:ascii="Times New Roman" w:hAnsi="Times New Roman" w:cs="Times New Roman"/>
              <w:lang w:val="en-US"/>
            </w:rPr>
            <w:t>686–705. 10.1037/pspi0000066.</w:t>
          </w:r>
        </w:p>
        <w:p w14:paraId="6EE682E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w:t>
          </w:r>
          <w:r w:rsidRPr="0077024F">
            <w:rPr>
              <w:rFonts w:ascii="Times New Roman" w:hAnsi="Times New Roman" w:cs="Times New Roman"/>
              <w:lang w:val="en-US"/>
            </w:rPr>
            <w:tab/>
          </w:r>
          <w:bookmarkStart w:id="104" w:name="_CTVL0015f660001c08f4f138e3e65733edf1a4d"/>
          <w:r w:rsidRPr="0077024F">
            <w:rPr>
              <w:rFonts w:ascii="Times New Roman" w:hAnsi="Times New Roman" w:cs="Times New Roman"/>
              <w:lang w:val="en-US"/>
            </w:rPr>
            <w:t>Schirmer, A., Croy, I., Liebal, K., and Schweinberger, S.R. (2025). Non-verbal effecting - Animal research sheds light on human emotion communication. Biological reviews of the Cambridge Philosophical Society</w:t>
          </w:r>
          <w:bookmarkEnd w:id="10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100, </w:t>
          </w:r>
          <w:r w:rsidRPr="0077024F">
            <w:rPr>
              <w:rFonts w:ascii="Times New Roman" w:hAnsi="Times New Roman" w:cs="Times New Roman"/>
              <w:lang w:val="en-US"/>
            </w:rPr>
            <w:t>245–257. 10.1111/brv.13140.</w:t>
          </w:r>
        </w:p>
        <w:p w14:paraId="171DF80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w:t>
          </w:r>
          <w:r w:rsidRPr="0077024F">
            <w:rPr>
              <w:rFonts w:ascii="Times New Roman" w:hAnsi="Times New Roman" w:cs="Times New Roman"/>
              <w:lang w:val="en-US"/>
            </w:rPr>
            <w:tab/>
          </w:r>
          <w:bookmarkStart w:id="105" w:name="_CTVL001b047e1b96de74266b43aadb4a3af2496"/>
          <w:r w:rsidRPr="0077024F">
            <w:rPr>
              <w:rFonts w:ascii="Times New Roman" w:hAnsi="Times New Roman" w:cs="Times New Roman"/>
              <w:lang w:val="en-US"/>
            </w:rPr>
            <w:t>Juslin, P.N., and Laukka, P. (2003). Communication of emotions in vocal expression and music performance: Different channels, same code? Psychological bulletin</w:t>
          </w:r>
          <w:bookmarkEnd w:id="10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129, </w:t>
          </w:r>
          <w:r w:rsidRPr="0077024F">
            <w:rPr>
              <w:rFonts w:ascii="Times New Roman" w:hAnsi="Times New Roman" w:cs="Times New Roman"/>
              <w:lang w:val="en-US"/>
            </w:rPr>
            <w:t>770–814. 10.1037/0033-2909.129.5.770.</w:t>
          </w:r>
        </w:p>
        <w:p w14:paraId="15735DA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w:t>
          </w:r>
          <w:r w:rsidRPr="0077024F">
            <w:rPr>
              <w:rFonts w:ascii="Times New Roman" w:hAnsi="Times New Roman" w:cs="Times New Roman"/>
              <w:lang w:val="en-US"/>
            </w:rPr>
            <w:tab/>
          </w:r>
          <w:bookmarkStart w:id="106" w:name="_CTVL001ce109e2d81ca4b84b8e0e97cfa162bf0"/>
          <w:r w:rsidRPr="0077024F">
            <w:rPr>
              <w:rFonts w:ascii="Times New Roman" w:hAnsi="Times New Roman" w:cs="Times New Roman"/>
              <w:lang w:val="en-US"/>
            </w:rPr>
            <w:t>Scherer, K.R. (2018). Acoustic Patterning of Emotion Vocalizations. In The Oxford Handbook of Voice Perception, S. Frühholz, P. Belin and K.R. Scherer, eds. (Oxford University Press), pp. 60–92.</w:t>
          </w:r>
        </w:p>
        <w:bookmarkEnd w:id="106"/>
        <w:p w14:paraId="44779AA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w:t>
          </w:r>
          <w:r w:rsidRPr="0077024F">
            <w:rPr>
              <w:rFonts w:ascii="Times New Roman" w:hAnsi="Times New Roman" w:cs="Times New Roman"/>
              <w:lang w:val="en-US"/>
            </w:rPr>
            <w:tab/>
          </w:r>
          <w:bookmarkStart w:id="107" w:name="_CTVL0018a088ef807694f5997fecb2354f5ed55"/>
          <w:r w:rsidRPr="0077024F">
            <w:rPr>
              <w:rFonts w:ascii="Times New Roman" w:hAnsi="Times New Roman" w:cs="Times New Roman"/>
              <w:lang w:val="en-US"/>
            </w:rPr>
            <w:t>Banse, R., and Scherer, K.R. (1996). Acoustic profiles in vocal emotion expression. Journal of Personality and Social Psychology</w:t>
          </w:r>
          <w:bookmarkEnd w:id="107"/>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70, </w:t>
          </w:r>
          <w:r w:rsidRPr="0077024F">
            <w:rPr>
              <w:rFonts w:ascii="Times New Roman" w:hAnsi="Times New Roman" w:cs="Times New Roman"/>
              <w:lang w:val="en-US"/>
            </w:rPr>
            <w:t>614–636. 10.1037/0022-3514.70.3.614.</w:t>
          </w:r>
        </w:p>
        <w:p w14:paraId="5AE1996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w:t>
          </w:r>
          <w:r w:rsidRPr="0077024F">
            <w:rPr>
              <w:rFonts w:ascii="Times New Roman" w:hAnsi="Times New Roman" w:cs="Times New Roman"/>
              <w:lang w:val="en-US"/>
            </w:rPr>
            <w:tab/>
          </w:r>
          <w:bookmarkStart w:id="108" w:name="_CTVL00162e3652595454490b4cedaaf4bee7d59"/>
          <w:r w:rsidRPr="0077024F">
            <w:rPr>
              <w:rFonts w:ascii="Times New Roman" w:hAnsi="Times New Roman" w:cs="Times New Roman"/>
              <w:lang w:val="en-US"/>
            </w:rPr>
            <w:t>Lima, C.F., and Castro, S.L. (2011). Speaking to the trained ear: Musical expertise enhances the recognition of emotions in speech prosody. Emotion</w:t>
          </w:r>
          <w:bookmarkEnd w:id="10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 </w:t>
          </w:r>
          <w:r w:rsidRPr="0077024F">
            <w:rPr>
              <w:rFonts w:ascii="Times New Roman" w:hAnsi="Times New Roman" w:cs="Times New Roman"/>
              <w:lang w:val="en-US"/>
            </w:rPr>
            <w:t>1021–1031. 10.1037/a0024521.</w:t>
          </w:r>
        </w:p>
        <w:p w14:paraId="5D4A959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w:t>
          </w:r>
          <w:r w:rsidRPr="0077024F">
            <w:rPr>
              <w:rFonts w:ascii="Times New Roman" w:hAnsi="Times New Roman" w:cs="Times New Roman"/>
              <w:lang w:val="en-US"/>
            </w:rPr>
            <w:tab/>
          </w:r>
          <w:bookmarkStart w:id="109" w:name="_CTVL0017bf8958faf7245c581ddb3e408ef8945"/>
          <w:r w:rsidRPr="0077024F">
            <w:rPr>
              <w:rFonts w:ascii="Times New Roman" w:hAnsi="Times New Roman" w:cs="Times New Roman"/>
              <w:lang w:val="en-US"/>
            </w:rPr>
            <w:t>Nussbaum, C., and Schweinberger, S.R. (2021). Links Between Musicality and Vocal Emotion Perception. Emotion Review</w:t>
          </w:r>
          <w:bookmarkEnd w:id="10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13, </w:t>
          </w:r>
          <w:r w:rsidRPr="0077024F">
            <w:rPr>
              <w:rFonts w:ascii="Times New Roman" w:hAnsi="Times New Roman" w:cs="Times New Roman"/>
              <w:lang w:val="en-US"/>
            </w:rPr>
            <w:t>211–224. 10.1177/17540739211022803.</w:t>
          </w:r>
        </w:p>
        <w:p w14:paraId="460F8D5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lastRenderedPageBreak/>
            <w:t>8.</w:t>
          </w:r>
          <w:r w:rsidRPr="0077024F">
            <w:rPr>
              <w:rFonts w:ascii="Times New Roman" w:hAnsi="Times New Roman" w:cs="Times New Roman"/>
              <w:lang w:val="en-US"/>
            </w:rPr>
            <w:tab/>
          </w:r>
          <w:bookmarkStart w:id="110" w:name="_CTVL001504a3293bd4e4277a86721370d265b06"/>
          <w:r w:rsidRPr="0077024F">
            <w:rPr>
              <w:rFonts w:ascii="Times New Roman" w:hAnsi="Times New Roman" w:cs="Times New Roman"/>
              <w:lang w:val="en-US"/>
            </w:rPr>
            <w:t>Martins, M., Pinheiro, A.P., and Lima, C.F. (2021). Does Music Training Improve Emotion Recognition Abilities? A Critical Review. Emotion Review</w:t>
          </w:r>
          <w:bookmarkEnd w:id="11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13, </w:t>
          </w:r>
          <w:r w:rsidRPr="0077024F">
            <w:rPr>
              <w:rFonts w:ascii="Times New Roman" w:hAnsi="Times New Roman" w:cs="Times New Roman"/>
              <w:lang w:val="en-US"/>
            </w:rPr>
            <w:t>199–210. 10.1177/17540739211022035.</w:t>
          </w:r>
        </w:p>
        <w:p w14:paraId="705F4D5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9.</w:t>
          </w:r>
          <w:r w:rsidRPr="0077024F">
            <w:rPr>
              <w:rFonts w:ascii="Times New Roman" w:hAnsi="Times New Roman" w:cs="Times New Roman"/>
              <w:lang w:val="en-US"/>
            </w:rPr>
            <w:tab/>
          </w:r>
          <w:bookmarkStart w:id="111" w:name="_CTVL0014ffb5cc2effc4908bc5c98a96c9e0f77"/>
          <w:r w:rsidRPr="0077024F">
            <w:rPr>
              <w:rFonts w:ascii="Times New Roman" w:hAnsi="Times New Roman" w:cs="Times New Roman"/>
              <w:lang w:val="en-US"/>
            </w:rPr>
            <w:t>Schellenberg, E.G., and Lima, C.F. (2024). Music Training and Nonmusical Abilities. Annual Review of Psychology</w:t>
          </w:r>
          <w:bookmarkEnd w:id="11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75, </w:t>
          </w:r>
          <w:r w:rsidRPr="0077024F">
            <w:rPr>
              <w:rFonts w:ascii="Times New Roman" w:hAnsi="Times New Roman" w:cs="Times New Roman"/>
              <w:lang w:val="en-US"/>
            </w:rPr>
            <w:t>87–128. 10.1146/annurev-psych-032323-051354.</w:t>
          </w:r>
        </w:p>
        <w:p w14:paraId="4925F994"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10.</w:t>
          </w:r>
          <w:r w:rsidRPr="0077024F">
            <w:rPr>
              <w:rFonts w:ascii="Times New Roman" w:hAnsi="Times New Roman" w:cs="Times New Roman"/>
              <w:lang w:val="en-US"/>
            </w:rPr>
            <w:tab/>
          </w:r>
          <w:bookmarkStart w:id="112" w:name="_CTVL00191f3dc1403844466abf307246191b032"/>
          <w:r w:rsidRPr="0077024F">
            <w:rPr>
              <w:rFonts w:ascii="Times New Roman" w:hAnsi="Times New Roman" w:cs="Times New Roman"/>
              <w:lang w:val="en-US"/>
            </w:rPr>
            <w:t>Patel, A.D. (2011). Why would Musical Training Benefit the Neural Encoding of Speech?: The OPERA Hypothesis. Front Psychol</w:t>
          </w:r>
          <w:bookmarkEnd w:id="11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 </w:t>
          </w:r>
          <w:r w:rsidRPr="0077024F">
            <w:rPr>
              <w:rFonts w:ascii="Times New Roman" w:hAnsi="Times New Roman" w:cs="Times New Roman"/>
              <w:lang w:val="en-US"/>
            </w:rPr>
            <w:t>142. 10.3389/fpsyg.2011.00142.</w:t>
          </w:r>
        </w:p>
        <w:p w14:paraId="5ED15B1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11.</w:t>
          </w:r>
          <w:r w:rsidRPr="0077024F">
            <w:rPr>
              <w:rFonts w:ascii="Times New Roman" w:hAnsi="Times New Roman" w:cs="Times New Roman"/>
              <w:lang w:val="en-US"/>
            </w:rPr>
            <w:tab/>
          </w:r>
          <w:bookmarkStart w:id="113" w:name="_CTVL001b7f6993402cc4e649bd580b4784dc629"/>
          <w:r w:rsidRPr="0077024F">
            <w:rPr>
              <w:rFonts w:ascii="Times New Roman" w:hAnsi="Times New Roman" w:cs="Times New Roman"/>
              <w:lang w:val="en-US"/>
            </w:rPr>
            <w:t>Swaminathan, S., and Schellenberg, E.G. (2020). Musical ability, music training, and language ability in childhood. J Exp Psychol Learn Mem Cogn</w:t>
          </w:r>
          <w:bookmarkEnd w:id="11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46, </w:t>
          </w:r>
          <w:r w:rsidRPr="0077024F">
            <w:rPr>
              <w:rFonts w:ascii="Times New Roman" w:hAnsi="Times New Roman" w:cs="Times New Roman"/>
              <w:lang w:val="en-US"/>
            </w:rPr>
            <w:t>2340–2348. 10.1037/xlm0000798.</w:t>
          </w:r>
        </w:p>
        <w:p w14:paraId="7B43755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12.</w:t>
          </w:r>
          <w:r w:rsidRPr="0077024F">
            <w:rPr>
              <w:rFonts w:ascii="Times New Roman" w:hAnsi="Times New Roman" w:cs="Times New Roman"/>
              <w:lang w:val="en-US"/>
            </w:rPr>
            <w:tab/>
          </w:r>
          <w:bookmarkStart w:id="114" w:name="_CTVL0011d599aaa2f1b4634856b211bbf469afc"/>
          <w:r w:rsidRPr="0077024F">
            <w:rPr>
              <w:rFonts w:ascii="Times New Roman" w:hAnsi="Times New Roman" w:cs="Times New Roman"/>
              <w:lang w:val="en-US"/>
            </w:rPr>
            <w:t>Baldé, A.M., Lima, C.F., and Schellenberg, E.G. (2025). Associations between musical expertise and auditory processing. Journal of Experimental Psychology: Human Perception and Performance</w:t>
          </w:r>
          <w:bookmarkEnd w:id="11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51, </w:t>
          </w:r>
          <w:r w:rsidRPr="0077024F">
            <w:rPr>
              <w:rFonts w:ascii="Times New Roman" w:hAnsi="Times New Roman" w:cs="Times New Roman"/>
              <w:lang w:val="en-US"/>
            </w:rPr>
            <w:t>747–763. 10.1037/xhp0001312.</w:t>
          </w:r>
        </w:p>
        <w:p w14:paraId="0909ED2E"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13.</w:t>
          </w:r>
          <w:r w:rsidRPr="0077024F">
            <w:rPr>
              <w:rFonts w:ascii="Times New Roman" w:hAnsi="Times New Roman" w:cs="Times New Roman"/>
              <w:lang w:val="en-US"/>
            </w:rPr>
            <w:tab/>
          </w:r>
          <w:bookmarkStart w:id="115" w:name="_CTVL001eec65599c99340e5847d67fa86a419ab"/>
          <w:r w:rsidRPr="0077024F">
            <w:rPr>
              <w:rFonts w:ascii="Times New Roman" w:hAnsi="Times New Roman" w:cs="Times New Roman"/>
              <w:lang w:val="en-US"/>
            </w:rPr>
            <w:t>Kraus, N., and Chandrasekaran, B. (2010). Music training for the development of auditory skills. Nature reviews neuroscience</w:t>
          </w:r>
          <w:bookmarkEnd w:id="11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 </w:t>
          </w:r>
          <w:r w:rsidRPr="0077024F">
            <w:rPr>
              <w:rFonts w:ascii="Times New Roman" w:hAnsi="Times New Roman" w:cs="Times New Roman"/>
              <w:lang w:val="en-US"/>
            </w:rPr>
            <w:t>599–605. 10.1038/nrn2882.</w:t>
          </w:r>
        </w:p>
        <w:p w14:paraId="3EED55E3"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14.</w:t>
          </w:r>
          <w:r w:rsidRPr="0077024F">
            <w:rPr>
              <w:rFonts w:ascii="Times New Roman" w:hAnsi="Times New Roman" w:cs="Times New Roman"/>
              <w:lang w:val="en-US"/>
            </w:rPr>
            <w:tab/>
          </w:r>
          <w:bookmarkStart w:id="116" w:name="_CTVL0013c5820e227e9455798dbb955a2f6e5d4"/>
          <w:r w:rsidRPr="0077024F">
            <w:rPr>
              <w:rFonts w:ascii="Times New Roman" w:hAnsi="Times New Roman" w:cs="Times New Roman"/>
              <w:lang w:val="en-US"/>
            </w:rPr>
            <w:t>Nussbaum, C., Schirmer, A., and Schweinberger, S.R. (2024). Musicality - Tuned to the melody of vocal emotions. British Journal of Psychology</w:t>
          </w:r>
          <w:bookmarkEnd w:id="11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115, </w:t>
          </w:r>
          <w:r w:rsidRPr="0077024F">
            <w:rPr>
              <w:rFonts w:ascii="Times New Roman" w:hAnsi="Times New Roman" w:cs="Times New Roman"/>
              <w:lang w:val="en-US"/>
            </w:rPr>
            <w:t>206–225. 10.1111/bjop.12684.</w:t>
          </w:r>
        </w:p>
        <w:p w14:paraId="2249B386"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15.</w:t>
          </w:r>
          <w:r w:rsidRPr="0077024F">
            <w:rPr>
              <w:rFonts w:ascii="Times New Roman" w:hAnsi="Times New Roman" w:cs="Times New Roman"/>
              <w:lang w:val="en-US"/>
            </w:rPr>
            <w:tab/>
          </w:r>
          <w:bookmarkStart w:id="117" w:name="_CTVL001f3d30444bd094c628cfd31c090beabd9"/>
          <w:r w:rsidRPr="0077024F">
            <w:rPr>
              <w:rFonts w:ascii="Times New Roman" w:hAnsi="Times New Roman" w:cs="Times New Roman"/>
              <w:lang w:val="en-US"/>
            </w:rPr>
            <w:t xml:space="preserve">Correia, A.I., Castro, S.L., MacGregor, C., Müllensiefen, D., Schellenberg, E.G., and Lima, C.F. (2022). Enhanced recognition of vocal emotions in individuals with naturally good musical abilities. </w:t>
          </w:r>
          <w:r w:rsidRPr="0077024F">
            <w:rPr>
              <w:rFonts w:ascii="Times New Roman" w:hAnsi="Times New Roman" w:cs="Times New Roman"/>
            </w:rPr>
            <w:t>Emotion</w:t>
          </w:r>
          <w:bookmarkEnd w:id="117"/>
          <w:r w:rsidRPr="0077024F">
            <w:rPr>
              <w:rFonts w:ascii="Times New Roman" w:hAnsi="Times New Roman" w:cs="Times New Roman"/>
            </w:rPr>
            <w:t xml:space="preserve"> </w:t>
          </w:r>
          <w:r w:rsidRPr="0077024F">
            <w:rPr>
              <w:rFonts w:ascii="Times New Roman" w:hAnsi="Times New Roman" w:cs="Times New Roman"/>
              <w:i/>
            </w:rPr>
            <w:t xml:space="preserve">22, </w:t>
          </w:r>
          <w:r w:rsidRPr="0077024F">
            <w:rPr>
              <w:rFonts w:ascii="Times New Roman" w:hAnsi="Times New Roman" w:cs="Times New Roman"/>
            </w:rPr>
            <w:t>894–906. 10.1037/emo0000770.</w:t>
          </w:r>
        </w:p>
        <w:p w14:paraId="6B890C7C"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16.</w:t>
          </w:r>
          <w:r w:rsidRPr="0077024F">
            <w:rPr>
              <w:rFonts w:ascii="Times New Roman" w:hAnsi="Times New Roman" w:cs="Times New Roman"/>
            </w:rPr>
            <w:tab/>
          </w:r>
          <w:bookmarkStart w:id="118" w:name="_CTVL001e2972488df3e4de0a2c6c84f88d6fb3a"/>
          <w:r w:rsidRPr="0077024F">
            <w:rPr>
              <w:rFonts w:ascii="Times New Roman" w:hAnsi="Times New Roman" w:cs="Times New Roman"/>
            </w:rPr>
            <w:t xml:space="preserve">Vigl, J., Talamini, F., Strauss, H., and Zentner, M. (2024). </w:t>
          </w:r>
          <w:r w:rsidRPr="0077024F">
            <w:rPr>
              <w:rFonts w:ascii="Times New Roman" w:hAnsi="Times New Roman" w:cs="Times New Roman"/>
              <w:lang w:val="en-US"/>
            </w:rPr>
            <w:t>Prosodic discrimination skills mediate the association between musical aptitude and vocal emotion recognition ability. Scientific reports</w:t>
          </w:r>
          <w:bookmarkEnd w:id="11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 </w:t>
          </w:r>
          <w:r w:rsidRPr="0077024F">
            <w:rPr>
              <w:rFonts w:ascii="Times New Roman" w:hAnsi="Times New Roman" w:cs="Times New Roman"/>
              <w:lang w:val="en-US"/>
            </w:rPr>
            <w:t>16462. 10.1038/s41598-024-66889-y.</w:t>
          </w:r>
        </w:p>
        <w:p w14:paraId="250FA55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17.</w:t>
          </w:r>
          <w:r w:rsidRPr="0077024F">
            <w:rPr>
              <w:rFonts w:ascii="Times New Roman" w:hAnsi="Times New Roman" w:cs="Times New Roman"/>
              <w:lang w:val="en-US"/>
            </w:rPr>
            <w:tab/>
          </w:r>
          <w:bookmarkStart w:id="119" w:name="_CTVL0019c9769044e2144ffb88f55914cab8766"/>
          <w:r w:rsidRPr="0077024F">
            <w:rPr>
              <w:rFonts w:ascii="Times New Roman" w:hAnsi="Times New Roman" w:cs="Times New Roman"/>
              <w:lang w:val="en-US"/>
            </w:rPr>
            <w:t>Lima, C.F., Brancatisano, O., Fancourt, A., Müllensiefen, D., Scott, S.K., Warren, J.D., and Stewart, L. (2016). Impaired socio-emotional processing in a developmental music disorder. Scientific reports</w:t>
          </w:r>
          <w:bookmarkEnd w:id="11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6, </w:t>
          </w:r>
          <w:r w:rsidRPr="0077024F">
            <w:rPr>
              <w:rFonts w:ascii="Times New Roman" w:hAnsi="Times New Roman" w:cs="Times New Roman"/>
              <w:lang w:val="en-US"/>
            </w:rPr>
            <w:t>34911. 10.1038/srep34911.</w:t>
          </w:r>
        </w:p>
        <w:p w14:paraId="02D67960"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18.</w:t>
          </w:r>
          <w:r w:rsidRPr="0077024F">
            <w:rPr>
              <w:rFonts w:ascii="Times New Roman" w:hAnsi="Times New Roman" w:cs="Times New Roman"/>
              <w:lang w:val="en-US"/>
            </w:rPr>
            <w:tab/>
          </w:r>
          <w:bookmarkStart w:id="120" w:name="_CTVL00188b14b9afb774e6e9038adf0e477ce28"/>
          <w:r w:rsidRPr="0077024F">
            <w:rPr>
              <w:rFonts w:ascii="Times New Roman" w:hAnsi="Times New Roman" w:cs="Times New Roman"/>
              <w:lang w:val="en-US"/>
            </w:rPr>
            <w:t>Thompson, W.F., Marin, M.M., and Stewart, L. (2012). Reduced sensitivity to emotional prosody in congenital amusia rekindles the musical protolanguage hypothesis. Proceedings of the National Academy of Sciences</w:t>
          </w:r>
          <w:bookmarkEnd w:id="12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109, </w:t>
          </w:r>
          <w:r w:rsidRPr="0077024F">
            <w:rPr>
              <w:rFonts w:ascii="Times New Roman" w:hAnsi="Times New Roman" w:cs="Times New Roman"/>
              <w:lang w:val="en-US"/>
            </w:rPr>
            <w:t>19027–19032. 10.1073/pnas.1210344109.</w:t>
          </w:r>
        </w:p>
        <w:p w14:paraId="69EC3D7E"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19.</w:t>
          </w:r>
          <w:r w:rsidRPr="0077024F">
            <w:rPr>
              <w:rFonts w:ascii="Times New Roman" w:hAnsi="Times New Roman" w:cs="Times New Roman"/>
              <w:lang w:val="en-US"/>
            </w:rPr>
            <w:tab/>
          </w:r>
          <w:bookmarkStart w:id="121" w:name="_CTVL0019f57a31f77e14b0d93f351fd2ac86558"/>
          <w:r w:rsidRPr="0077024F">
            <w:rPr>
              <w:rFonts w:ascii="Times New Roman" w:hAnsi="Times New Roman" w:cs="Times New Roman"/>
              <w:lang w:val="en-US"/>
            </w:rPr>
            <w:t>Neves, L., Martins, M., Correia, A.I., Castro, S.L., Schellenberg, E.G., and Lima, C.F. (2025). Does music training improve emotion recognition and cognitive abilities? Longitudinal and correlational evidence from children. Cognition</w:t>
          </w:r>
          <w:bookmarkEnd w:id="12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259, </w:t>
          </w:r>
          <w:r w:rsidRPr="0077024F">
            <w:rPr>
              <w:rFonts w:ascii="Times New Roman" w:hAnsi="Times New Roman" w:cs="Times New Roman"/>
              <w:lang w:val="en-US"/>
            </w:rPr>
            <w:t>106102. 10.1016/j.cognition.2025.106102.</w:t>
          </w:r>
        </w:p>
        <w:p w14:paraId="62E317F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20.</w:t>
          </w:r>
          <w:r w:rsidRPr="0077024F">
            <w:rPr>
              <w:rFonts w:ascii="Times New Roman" w:hAnsi="Times New Roman" w:cs="Times New Roman"/>
              <w:lang w:val="en-US"/>
            </w:rPr>
            <w:tab/>
          </w:r>
          <w:bookmarkStart w:id="122" w:name="_CTVL0015327f6e69e874339b3563f20a479f3bc"/>
          <w:r w:rsidRPr="0077024F">
            <w:rPr>
              <w:rFonts w:ascii="Times New Roman" w:hAnsi="Times New Roman" w:cs="Times New Roman"/>
              <w:lang w:val="en-US"/>
            </w:rPr>
            <w:t>Mithen, S., Morley, I., Wray, A., Tallerman, M., and Gamble, C. (2006). The Singing Neanderthals: The Origins of Music, Language, Mind and Body , by Steven Mithen. London: Weidenfeld &amp; Nicholson, 2005. ISBN 0-297-64317-7 hardback £20 &amp; US$25.2; ix+374 pp. CAJ</w:t>
          </w:r>
          <w:bookmarkEnd w:id="12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16, </w:t>
          </w:r>
          <w:r w:rsidRPr="0077024F">
            <w:rPr>
              <w:rFonts w:ascii="Times New Roman" w:hAnsi="Times New Roman" w:cs="Times New Roman"/>
              <w:lang w:val="en-US"/>
            </w:rPr>
            <w:t>97–112. 10.1017/S0959774306000060.</w:t>
          </w:r>
        </w:p>
        <w:p w14:paraId="673B96A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21.</w:t>
          </w:r>
          <w:r w:rsidRPr="0077024F">
            <w:rPr>
              <w:rFonts w:ascii="Times New Roman" w:hAnsi="Times New Roman" w:cs="Times New Roman"/>
              <w:lang w:val="en-US"/>
            </w:rPr>
            <w:tab/>
          </w:r>
          <w:bookmarkStart w:id="123" w:name="_CTVL0019ec4e8d5ccd741cfa5e9bc874dcf4426"/>
          <w:r w:rsidRPr="0077024F">
            <w:rPr>
              <w:rFonts w:ascii="Times New Roman" w:hAnsi="Times New Roman" w:cs="Times New Roman"/>
              <w:lang w:val="en-US"/>
            </w:rPr>
            <w:t>Akkermans, J., Schapiro, R., Müllensiefen, D., Jakubowski, K., Shanahan, D., Baker, D., Busch, V., Lothwesen, K., Elvers, P., and Fischinger, T., et al. (2019). Decoding emotions in expressive music performances: A multi-lab replication and extension study. Cognition &amp; Emotion</w:t>
          </w:r>
          <w:bookmarkEnd w:id="12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33, </w:t>
          </w:r>
          <w:r w:rsidRPr="0077024F">
            <w:rPr>
              <w:rFonts w:ascii="Times New Roman" w:hAnsi="Times New Roman" w:cs="Times New Roman"/>
              <w:lang w:val="en-US"/>
            </w:rPr>
            <w:t>1099–1118. 10.1080/02699931.2018.1541312.</w:t>
          </w:r>
        </w:p>
        <w:p w14:paraId="2EA39D3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22.</w:t>
          </w:r>
          <w:r w:rsidRPr="0077024F">
            <w:rPr>
              <w:rFonts w:ascii="Times New Roman" w:hAnsi="Times New Roman" w:cs="Times New Roman"/>
              <w:lang w:val="en-US"/>
            </w:rPr>
            <w:tab/>
          </w:r>
          <w:bookmarkStart w:id="124" w:name="_CTVL001ade3f42486fd4f2bbe6e5077b61f6374"/>
          <w:r w:rsidRPr="0077024F">
            <w:rPr>
              <w:rFonts w:ascii="Times New Roman" w:hAnsi="Times New Roman" w:cs="Times New Roman"/>
              <w:lang w:val="en-US"/>
            </w:rPr>
            <w:t>Vincenzi, M., Correia, A.I., Vanzella, P., Pinheiro, A.P., Lima, C.F., and Schellenberg, E.G. (2022). Associations between music training and cognitive abilities: The special case of professional musicians. Psychology of Aesthetics, Creativity, and the Arts. 10.1037/aca0000481.</w:t>
          </w:r>
        </w:p>
        <w:bookmarkEnd w:id="124"/>
        <w:p w14:paraId="5AF2FC22"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23.</w:t>
          </w:r>
          <w:r w:rsidRPr="0077024F">
            <w:rPr>
              <w:rFonts w:ascii="Times New Roman" w:hAnsi="Times New Roman" w:cs="Times New Roman"/>
              <w:lang w:val="en-US"/>
            </w:rPr>
            <w:tab/>
          </w:r>
          <w:bookmarkStart w:id="125" w:name="_CTVL0010c19d9ac001f408b867a6f85c86d9367"/>
          <w:r w:rsidRPr="0077024F">
            <w:rPr>
              <w:rFonts w:ascii="Times New Roman" w:hAnsi="Times New Roman" w:cs="Times New Roman"/>
              <w:lang w:val="en-US"/>
            </w:rPr>
            <w:t>Krishnan, S., Lima, C.F., Evans, S., Chen, S., Guldner, S., Yeff, H., Manly, T., and Scott, S.K. (2018). Beatboxers and Guitarists Engage Sensorimotor Regions Selectively When Listening to the Instruments They can Play. Cerebral Cortex</w:t>
          </w:r>
          <w:bookmarkEnd w:id="12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28, </w:t>
          </w:r>
          <w:r w:rsidRPr="0077024F">
            <w:rPr>
              <w:rFonts w:ascii="Times New Roman" w:hAnsi="Times New Roman" w:cs="Times New Roman"/>
              <w:lang w:val="en-US"/>
            </w:rPr>
            <w:t>4063–4079. 10.1093/cercor/bhy208.</w:t>
          </w:r>
        </w:p>
        <w:p w14:paraId="706E72C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24.</w:t>
          </w:r>
          <w:r w:rsidRPr="0077024F">
            <w:rPr>
              <w:rFonts w:ascii="Times New Roman" w:hAnsi="Times New Roman" w:cs="Times New Roman"/>
              <w:lang w:val="en-US"/>
            </w:rPr>
            <w:tab/>
          </w:r>
          <w:bookmarkStart w:id="126" w:name="_CTVL001054b6372e59740a8b23865ec452ea9cd"/>
          <w:r w:rsidRPr="0077024F">
            <w:rPr>
              <w:rFonts w:ascii="Times New Roman" w:hAnsi="Times New Roman" w:cs="Times New Roman"/>
              <w:lang w:val="en-US"/>
            </w:rPr>
            <w:t>Fisher, R.A., Hoult, A.R., and Tucker, W.S. (2020). A Comparison of Facial Muscle Activation for Vocalists and Instrumentalists. Journal of Music Teacher Education</w:t>
          </w:r>
          <w:bookmarkEnd w:id="12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30, </w:t>
          </w:r>
          <w:r w:rsidRPr="0077024F">
            <w:rPr>
              <w:rFonts w:ascii="Times New Roman" w:hAnsi="Times New Roman" w:cs="Times New Roman"/>
              <w:lang w:val="en-US"/>
            </w:rPr>
            <w:t>53–64. 10.1177/1057083720947412.</w:t>
          </w:r>
        </w:p>
        <w:p w14:paraId="2DF42BB2"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25.</w:t>
          </w:r>
          <w:r w:rsidRPr="0077024F">
            <w:rPr>
              <w:rFonts w:ascii="Times New Roman" w:hAnsi="Times New Roman" w:cs="Times New Roman"/>
              <w:lang w:val="en-US"/>
            </w:rPr>
            <w:tab/>
          </w:r>
          <w:bookmarkStart w:id="127" w:name="_CTVL0014c69460c6ffc475c919f8331b1ac4729"/>
          <w:r w:rsidRPr="0077024F">
            <w:rPr>
              <w:rFonts w:ascii="Times New Roman" w:hAnsi="Times New Roman" w:cs="Times New Roman"/>
              <w:lang w:val="en-US"/>
            </w:rPr>
            <w:t>Christiner, M., and Reiterer, S.M. (2015). A Mozart is not a Pavarotti: singers outperform instrumentalists on foreign accent imitation. Frontiers in Human Neuroscience</w:t>
          </w:r>
          <w:bookmarkEnd w:id="127"/>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9, </w:t>
          </w:r>
          <w:r w:rsidRPr="0077024F">
            <w:rPr>
              <w:rFonts w:ascii="Times New Roman" w:hAnsi="Times New Roman" w:cs="Times New Roman"/>
              <w:lang w:val="en-US"/>
            </w:rPr>
            <w:t>482. 10.3389/fnhum.2015.00482.</w:t>
          </w:r>
        </w:p>
        <w:p w14:paraId="185E140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lastRenderedPageBreak/>
            <w:t>26.</w:t>
          </w:r>
          <w:r w:rsidRPr="0077024F">
            <w:rPr>
              <w:rFonts w:ascii="Times New Roman" w:hAnsi="Times New Roman" w:cs="Times New Roman"/>
              <w:lang w:val="en-US"/>
            </w:rPr>
            <w:tab/>
          </w:r>
          <w:bookmarkStart w:id="128" w:name="_CTVL0016e8bf5aa3e0447f987499fe6433296c8"/>
          <w:r w:rsidRPr="0077024F">
            <w:rPr>
              <w:rFonts w:ascii="Times New Roman" w:hAnsi="Times New Roman" w:cs="Times New Roman"/>
              <w:lang w:val="en-US"/>
            </w:rPr>
            <w:t>Waters, S., Kanber, E., Lavan, N., Belyk, M., Carey, D., Cartei, V., Lally, C., Miquel, M., and McGettigan, C. (2021). Singers show enhanced performance and neural representation of vocal imitation. Philosophical transactions of the Royal Society of London. Series B, Biological sciences</w:t>
          </w:r>
          <w:bookmarkEnd w:id="12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376, </w:t>
          </w:r>
          <w:r w:rsidRPr="0077024F">
            <w:rPr>
              <w:rFonts w:ascii="Times New Roman" w:hAnsi="Times New Roman" w:cs="Times New Roman"/>
              <w:lang w:val="en-US"/>
            </w:rPr>
            <w:t>20200399. 10.1098/rstb.2020.0399.</w:t>
          </w:r>
        </w:p>
        <w:p w14:paraId="4D0989D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27.</w:t>
          </w:r>
          <w:r w:rsidRPr="0077024F">
            <w:rPr>
              <w:rFonts w:ascii="Times New Roman" w:hAnsi="Times New Roman" w:cs="Times New Roman"/>
              <w:lang w:val="en-US"/>
            </w:rPr>
            <w:tab/>
          </w:r>
          <w:bookmarkStart w:id="129" w:name="_CTVL001ea1526d28f4a4bfd8cbb27222a58911f"/>
          <w:r w:rsidRPr="0077024F">
            <w:rPr>
              <w:rFonts w:ascii="Times New Roman" w:hAnsi="Times New Roman" w:cs="Times New Roman"/>
              <w:lang w:val="en-US"/>
            </w:rPr>
            <w:t>Frühholz, S., and Schweinberger, S.R. (2021). Nonverbal auditory communication - Evidence for integrated neural systems for voice signal production and perception. Progress in neurobiology</w:t>
          </w:r>
          <w:bookmarkEnd w:id="12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199, </w:t>
          </w:r>
          <w:r w:rsidRPr="0077024F">
            <w:rPr>
              <w:rFonts w:ascii="Times New Roman" w:hAnsi="Times New Roman" w:cs="Times New Roman"/>
              <w:lang w:val="en-US"/>
            </w:rPr>
            <w:t>101948. 10.1016/j.pneurobio.2020.101948.</w:t>
          </w:r>
        </w:p>
        <w:p w14:paraId="40C6B11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28.</w:t>
          </w:r>
          <w:r w:rsidRPr="0077024F">
            <w:rPr>
              <w:rFonts w:ascii="Times New Roman" w:hAnsi="Times New Roman" w:cs="Times New Roman"/>
              <w:lang w:val="en-US"/>
            </w:rPr>
            <w:tab/>
          </w:r>
          <w:bookmarkStart w:id="130" w:name="_CTVL0019e4a83dfd5c94fd8831aa2405707b31c"/>
          <w:r w:rsidRPr="0077024F">
            <w:rPr>
              <w:rFonts w:ascii="Times New Roman" w:hAnsi="Times New Roman" w:cs="Times New Roman"/>
              <w:lang w:val="en-US"/>
            </w:rPr>
            <w:t>Nikjeh, D.A., Lister, J.J., and Frisch, S.A. (2009). The relationship between pitch discrimination and vocal production: comparison of vocal and instrumental musicians. The Journal of the Acoustical Society of America</w:t>
          </w:r>
          <w:bookmarkEnd w:id="13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125, </w:t>
          </w:r>
          <w:r w:rsidRPr="0077024F">
            <w:rPr>
              <w:rFonts w:ascii="Times New Roman" w:hAnsi="Times New Roman" w:cs="Times New Roman"/>
              <w:lang w:val="en-US"/>
            </w:rPr>
            <w:t>328–338. 10.1121/1.3021309.</w:t>
          </w:r>
        </w:p>
        <w:p w14:paraId="19014BE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29.</w:t>
          </w:r>
          <w:r w:rsidRPr="0077024F">
            <w:rPr>
              <w:rFonts w:ascii="Times New Roman" w:hAnsi="Times New Roman" w:cs="Times New Roman"/>
              <w:lang w:val="en-US"/>
            </w:rPr>
            <w:tab/>
          </w:r>
          <w:bookmarkStart w:id="131" w:name="_CTVL001cb7bcc5685334b20b4468d68984f9e98"/>
          <w:r w:rsidRPr="0077024F">
            <w:rPr>
              <w:rFonts w:ascii="Times New Roman" w:hAnsi="Times New Roman" w:cs="Times New Roman"/>
              <w:lang w:val="en-US"/>
            </w:rPr>
            <w:t>Martins, I., Lima, C.F., and Pinheiro, A.P. (2022). Enhanced salience of musical sounds in singers and instrumentalists. Cognitive, Affective, &amp; Behavioral Neuroscience. 10.3758/s13415-022-01007-x.</w:t>
          </w:r>
        </w:p>
        <w:bookmarkEnd w:id="131"/>
        <w:p w14:paraId="21EEB01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30.</w:t>
          </w:r>
          <w:r w:rsidRPr="0077024F">
            <w:rPr>
              <w:rFonts w:ascii="Times New Roman" w:hAnsi="Times New Roman" w:cs="Times New Roman"/>
              <w:lang w:val="en-US"/>
            </w:rPr>
            <w:tab/>
          </w:r>
          <w:bookmarkStart w:id="132" w:name="_CTVL001ae5b330363fb48e68563857bb27266ec"/>
          <w:r w:rsidRPr="0077024F">
            <w:rPr>
              <w:rFonts w:ascii="Times New Roman" w:hAnsi="Times New Roman" w:cs="Times New Roman"/>
              <w:lang w:val="en-US"/>
            </w:rPr>
            <w:t>Greenspon, E.B., and Montanaro, V. (2023). Singing ability is related to vocal emotion recognition: Evidence for shared sensorimotor processing across speech and music. Attention, Perception &amp; Psychophysics</w:t>
          </w:r>
          <w:bookmarkEnd w:id="13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85, </w:t>
          </w:r>
          <w:r w:rsidRPr="0077024F">
            <w:rPr>
              <w:rFonts w:ascii="Times New Roman" w:hAnsi="Times New Roman" w:cs="Times New Roman"/>
              <w:lang w:val="en-US"/>
            </w:rPr>
            <w:t>234–243. 10.3758/s13414-022-02613-0.</w:t>
          </w:r>
        </w:p>
        <w:p w14:paraId="07A7726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31.</w:t>
          </w:r>
          <w:r w:rsidRPr="0077024F">
            <w:rPr>
              <w:rFonts w:ascii="Times New Roman" w:hAnsi="Times New Roman" w:cs="Times New Roman"/>
              <w:lang w:val="en-US"/>
            </w:rPr>
            <w:tab/>
          </w:r>
          <w:bookmarkStart w:id="133" w:name="_CTVL00183eb9b6a8c80449d887b07689122d925"/>
          <w:r w:rsidRPr="0077024F">
            <w:rPr>
              <w:rFonts w:ascii="Times New Roman" w:hAnsi="Times New Roman" w:cs="Times New Roman"/>
              <w:lang w:val="en-US"/>
            </w:rPr>
            <w:t>Thompson, W.F., Schellenberg, E.G., and Husain, G. (2004). Decoding speech prosody: Do music lessons help? Emotion</w:t>
          </w:r>
          <w:bookmarkEnd w:id="13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 </w:t>
          </w:r>
          <w:r w:rsidRPr="0077024F">
            <w:rPr>
              <w:rFonts w:ascii="Times New Roman" w:hAnsi="Times New Roman" w:cs="Times New Roman"/>
              <w:lang w:val="en-US"/>
            </w:rPr>
            <w:t>46–64. 10.1037/1528-3542.4.1.46.</w:t>
          </w:r>
        </w:p>
        <w:p w14:paraId="6189136A"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32.</w:t>
          </w:r>
          <w:r w:rsidRPr="0077024F">
            <w:rPr>
              <w:rFonts w:ascii="Times New Roman" w:hAnsi="Times New Roman" w:cs="Times New Roman"/>
              <w:lang w:val="en-US"/>
            </w:rPr>
            <w:tab/>
          </w:r>
          <w:bookmarkStart w:id="134" w:name="_CTVL001d5bdd2d0896b4c3dad84efb4d128e415"/>
          <w:r w:rsidRPr="0077024F">
            <w:rPr>
              <w:rFonts w:ascii="Times New Roman" w:hAnsi="Times New Roman" w:cs="Times New Roman"/>
              <w:lang w:val="en-US"/>
            </w:rPr>
            <w:t xml:space="preserve">Bonde, L.O., Juel, K., and Ekholm, O. (2018). Associations between music and health-related outcomes in adult non-musicians, amateur musicians and professional musicians—Results from a nationwide Danish study. </w:t>
          </w:r>
          <w:r w:rsidRPr="0077024F">
            <w:rPr>
              <w:rFonts w:ascii="Times New Roman" w:hAnsi="Times New Roman" w:cs="Times New Roman"/>
            </w:rPr>
            <w:t>Nordic Journal of Music Therapy</w:t>
          </w:r>
          <w:bookmarkEnd w:id="134"/>
          <w:r w:rsidRPr="0077024F">
            <w:rPr>
              <w:rFonts w:ascii="Times New Roman" w:hAnsi="Times New Roman" w:cs="Times New Roman"/>
            </w:rPr>
            <w:t xml:space="preserve"> </w:t>
          </w:r>
          <w:r w:rsidRPr="0077024F">
            <w:rPr>
              <w:rFonts w:ascii="Times New Roman" w:hAnsi="Times New Roman" w:cs="Times New Roman"/>
              <w:i/>
            </w:rPr>
            <w:t xml:space="preserve">27, </w:t>
          </w:r>
          <w:r w:rsidRPr="0077024F">
            <w:rPr>
              <w:rFonts w:ascii="Times New Roman" w:hAnsi="Times New Roman" w:cs="Times New Roman"/>
            </w:rPr>
            <w:t>262–282. 10.1080/08098131.2018.1439086.</w:t>
          </w:r>
        </w:p>
        <w:p w14:paraId="1F08E354"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33.</w:t>
          </w:r>
          <w:r w:rsidRPr="0077024F">
            <w:rPr>
              <w:rFonts w:ascii="Times New Roman" w:hAnsi="Times New Roman" w:cs="Times New Roman"/>
            </w:rPr>
            <w:tab/>
          </w:r>
          <w:bookmarkStart w:id="135" w:name="_CTVL00105e01761dbef4bdfa9f7fbd2629fc752"/>
          <w:r w:rsidRPr="0077024F">
            <w:rPr>
              <w:rFonts w:ascii="Times New Roman" w:hAnsi="Times New Roman" w:cs="Times New Roman"/>
            </w:rPr>
            <w:t xml:space="preserve">Hake, R., Kreutz, G., Frischen, U., Schlender, M., Rois-Merz, E., Meis, M., Wagener, K.C., and Siedenburg, K. (2024). </w:t>
          </w:r>
          <w:r w:rsidRPr="0077024F">
            <w:rPr>
              <w:rFonts w:ascii="Times New Roman" w:hAnsi="Times New Roman" w:cs="Times New Roman"/>
              <w:lang w:val="en-US"/>
            </w:rPr>
            <w:t>A Survey on Hearing Health of Musicians in Professional and Amateur Orchestras. Trends in hearing</w:t>
          </w:r>
          <w:bookmarkEnd w:id="13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28, </w:t>
          </w:r>
          <w:r w:rsidRPr="0077024F">
            <w:rPr>
              <w:rFonts w:ascii="Times New Roman" w:hAnsi="Times New Roman" w:cs="Times New Roman"/>
              <w:lang w:val="en-US"/>
            </w:rPr>
            <w:t>23312165241293762. 10.1177/23312165241293762.</w:t>
          </w:r>
        </w:p>
        <w:p w14:paraId="3E0B408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34.</w:t>
          </w:r>
          <w:r w:rsidRPr="0077024F">
            <w:rPr>
              <w:rFonts w:ascii="Times New Roman" w:hAnsi="Times New Roman" w:cs="Times New Roman"/>
              <w:lang w:val="en-US"/>
            </w:rPr>
            <w:tab/>
          </w:r>
          <w:bookmarkStart w:id="136" w:name="_CTVL00153e78e17e9a241bba3f687fb3d699f39"/>
          <w:r w:rsidRPr="0077024F">
            <w:rPr>
              <w:rFonts w:ascii="Times New Roman" w:hAnsi="Times New Roman" w:cs="Times New Roman"/>
              <w:lang w:val="en-US"/>
            </w:rPr>
            <w:t>Loveday, C., Musgrave, G., and Gross, S.-A. (2023). Predicting anxiety, depression, and wellbeing in professional and nonprofessional musicians. Psychology of Music</w:t>
          </w:r>
          <w:bookmarkEnd w:id="13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51, </w:t>
          </w:r>
          <w:r w:rsidRPr="0077024F">
            <w:rPr>
              <w:rFonts w:ascii="Times New Roman" w:hAnsi="Times New Roman" w:cs="Times New Roman"/>
              <w:lang w:val="en-US"/>
            </w:rPr>
            <w:t>508–522. 10.1177/03057356221096506.</w:t>
          </w:r>
        </w:p>
        <w:p w14:paraId="2ABAEEE6"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35.</w:t>
          </w:r>
          <w:r w:rsidRPr="0077024F">
            <w:rPr>
              <w:rFonts w:ascii="Times New Roman" w:hAnsi="Times New Roman" w:cs="Times New Roman"/>
              <w:lang w:val="en-US"/>
            </w:rPr>
            <w:tab/>
          </w:r>
          <w:bookmarkStart w:id="137" w:name="_CTVL0012240de1447994c689bf6786980a72820"/>
          <w:r w:rsidRPr="0077024F">
            <w:rPr>
              <w:rFonts w:ascii="Times New Roman" w:hAnsi="Times New Roman" w:cs="Times New Roman"/>
              <w:lang w:val="en-US"/>
            </w:rPr>
            <w:t xml:space="preserve">Maghiar, M.J., Lawrence, B.J., Mulders, W.H., Moyle, T.C., Livings, I., and Jayakody, D.M.P. (2023). Hearing loss and mental health issues in amateur and professional musicians. </w:t>
          </w:r>
          <w:r w:rsidRPr="0077024F">
            <w:rPr>
              <w:rFonts w:ascii="Times New Roman" w:hAnsi="Times New Roman" w:cs="Times New Roman"/>
            </w:rPr>
            <w:t>Psychology of Music</w:t>
          </w:r>
          <w:bookmarkEnd w:id="137"/>
          <w:r w:rsidRPr="0077024F">
            <w:rPr>
              <w:rFonts w:ascii="Times New Roman" w:hAnsi="Times New Roman" w:cs="Times New Roman"/>
            </w:rPr>
            <w:t xml:space="preserve"> </w:t>
          </w:r>
          <w:r w:rsidRPr="0077024F">
            <w:rPr>
              <w:rFonts w:ascii="Times New Roman" w:hAnsi="Times New Roman" w:cs="Times New Roman"/>
              <w:i/>
            </w:rPr>
            <w:t xml:space="preserve">51, </w:t>
          </w:r>
          <w:r w:rsidRPr="0077024F">
            <w:rPr>
              <w:rFonts w:ascii="Times New Roman" w:hAnsi="Times New Roman" w:cs="Times New Roman"/>
            </w:rPr>
            <w:t>1584–1597. 10.1177/03057356231155970.</w:t>
          </w:r>
        </w:p>
        <w:p w14:paraId="328AC48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36.</w:t>
          </w:r>
          <w:r w:rsidRPr="0077024F">
            <w:rPr>
              <w:rFonts w:ascii="Times New Roman" w:hAnsi="Times New Roman" w:cs="Times New Roman"/>
            </w:rPr>
            <w:tab/>
          </w:r>
          <w:bookmarkStart w:id="138" w:name="_CTVL0018c848ca54d344a4eaf0e949b1f10f5d3"/>
          <w:r w:rsidRPr="0077024F">
            <w:rPr>
              <w:rFonts w:ascii="Times New Roman" w:hAnsi="Times New Roman" w:cs="Times New Roman"/>
            </w:rPr>
            <w:t xml:space="preserve">Rogenmoser, L., Kernbach, J., Schlaug, G., and Gaser, C. (2018). </w:t>
          </w:r>
          <w:r w:rsidRPr="0077024F">
            <w:rPr>
              <w:rFonts w:ascii="Times New Roman" w:hAnsi="Times New Roman" w:cs="Times New Roman"/>
              <w:lang w:val="en-US"/>
            </w:rPr>
            <w:t>Keeping brains young with making music. Brain structure &amp; function</w:t>
          </w:r>
          <w:bookmarkEnd w:id="13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223, </w:t>
          </w:r>
          <w:r w:rsidRPr="0077024F">
            <w:rPr>
              <w:rFonts w:ascii="Times New Roman" w:hAnsi="Times New Roman" w:cs="Times New Roman"/>
              <w:lang w:val="en-US"/>
            </w:rPr>
            <w:t>297–305. 10.1007/s00429-017-1491-2.</w:t>
          </w:r>
        </w:p>
        <w:p w14:paraId="63CA7DE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37.</w:t>
          </w:r>
          <w:r w:rsidRPr="0077024F">
            <w:rPr>
              <w:rFonts w:ascii="Times New Roman" w:hAnsi="Times New Roman" w:cs="Times New Roman"/>
              <w:lang w:val="en-US"/>
            </w:rPr>
            <w:tab/>
          </w:r>
          <w:bookmarkStart w:id="139" w:name="_CTVL0015454479518414fefb65527de7a257b0f"/>
          <w:r w:rsidRPr="0077024F">
            <w:rPr>
              <w:rFonts w:ascii="Times New Roman" w:hAnsi="Times New Roman" w:cs="Times New Roman"/>
              <w:lang w:val="en-US"/>
            </w:rPr>
            <w:t>Rakei, A., and Bhattacharya, J. (2024). Professional status matters: Differences in flow proneness between professional and amateur contemporary musicians. Psychology of Aesthetics, Creativity, and the Arts. 10.1037/aca0000674.</w:t>
          </w:r>
        </w:p>
        <w:bookmarkEnd w:id="139"/>
        <w:p w14:paraId="27C6E23C"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38.</w:t>
          </w:r>
          <w:r w:rsidRPr="0077024F">
            <w:rPr>
              <w:rFonts w:ascii="Times New Roman" w:hAnsi="Times New Roman" w:cs="Times New Roman"/>
              <w:lang w:val="en-US"/>
            </w:rPr>
            <w:tab/>
          </w:r>
          <w:bookmarkStart w:id="140" w:name="_CTVL0018872f5e0a62c4a82936d89b5ef481744"/>
          <w:r w:rsidRPr="0077024F">
            <w:rPr>
              <w:rFonts w:ascii="Times New Roman" w:hAnsi="Times New Roman" w:cs="Times New Roman"/>
              <w:lang w:val="en-US"/>
            </w:rPr>
            <w:t>Kawahara, H., Morise, M., Takahashi, T., Nisimura, R., Irino, T., and Banno, H. (2008). TANDEM-STRAIGHT: A temporally stable power spectral representation for periodic signals and applications to interference-free spectrum, F0, and aperiodicity estimation. IEEE International Conference on Acoustics, Speech and Signal Processing.</w:t>
          </w:r>
        </w:p>
        <w:bookmarkEnd w:id="140"/>
        <w:p w14:paraId="1164C6B5"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39.</w:t>
          </w:r>
          <w:r w:rsidRPr="0077024F">
            <w:rPr>
              <w:rFonts w:ascii="Times New Roman" w:hAnsi="Times New Roman" w:cs="Times New Roman"/>
              <w:lang w:val="en-US"/>
            </w:rPr>
            <w:tab/>
          </w:r>
          <w:bookmarkStart w:id="141" w:name="_CTVL001d709af4ace5c42978ae9f5da346d04ca"/>
          <w:r w:rsidRPr="0077024F">
            <w:rPr>
              <w:rFonts w:ascii="Times New Roman" w:hAnsi="Times New Roman" w:cs="Times New Roman"/>
              <w:lang w:val="en-US"/>
            </w:rPr>
            <w:t>Kawahara, H., Morise, M., and Skuk, V.G. (2013). Temporally variable multi-aspect N-way morphing based on interference-free speech representations. IEEE International Conference on Acoustics, Speech and Signal Processing.</w:t>
          </w:r>
        </w:p>
        <w:bookmarkEnd w:id="141"/>
        <w:p w14:paraId="6CA454B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40.</w:t>
          </w:r>
          <w:r w:rsidRPr="0077024F">
            <w:rPr>
              <w:rFonts w:ascii="Times New Roman" w:hAnsi="Times New Roman" w:cs="Times New Roman"/>
              <w:lang w:val="en-US"/>
            </w:rPr>
            <w:tab/>
          </w:r>
          <w:bookmarkStart w:id="142" w:name="_CTVL0018bcf5d59f8824881bbcb07603366cee6"/>
          <w:r w:rsidRPr="0077024F">
            <w:rPr>
              <w:rFonts w:ascii="Times New Roman" w:hAnsi="Times New Roman" w:cs="Times New Roman"/>
              <w:lang w:val="en-US"/>
            </w:rPr>
            <w:t>Boersma, P. (2018). Praat: Doing phonetics by computer [Computer program]: Version 6.0.46, retrieved January 2020 from http://www.praat.org/. http://www. praat. org.</w:t>
          </w:r>
        </w:p>
        <w:bookmarkEnd w:id="142"/>
        <w:p w14:paraId="6FF76DB0"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41.</w:t>
          </w:r>
          <w:r w:rsidRPr="0077024F">
            <w:rPr>
              <w:rFonts w:ascii="Times New Roman" w:hAnsi="Times New Roman" w:cs="Times New Roman"/>
              <w:lang w:val="en-US"/>
            </w:rPr>
            <w:tab/>
          </w:r>
          <w:bookmarkStart w:id="143" w:name="_CTVL001c8761d98c9d949bc98ad5098b4b80803"/>
          <w:r w:rsidRPr="0077024F">
            <w:rPr>
              <w:rFonts w:ascii="Times New Roman" w:hAnsi="Times New Roman" w:cs="Times New Roman"/>
              <w:lang w:val="en-US"/>
            </w:rPr>
            <w:t>Kawahara, H., and Skuk, V.G. (2018). Voice Morphing. In The Oxford Handbook of Voice Perception, S. Frühholz, P. Belin and K.R. Scherer, eds. (Oxford University Press), pp. 684–706.</w:t>
          </w:r>
        </w:p>
        <w:bookmarkEnd w:id="143"/>
        <w:p w14:paraId="67C3CC1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42.</w:t>
          </w:r>
          <w:r w:rsidRPr="0077024F">
            <w:rPr>
              <w:rFonts w:ascii="Times New Roman" w:hAnsi="Times New Roman" w:cs="Times New Roman"/>
              <w:lang w:val="en-US"/>
            </w:rPr>
            <w:tab/>
          </w:r>
          <w:bookmarkStart w:id="144" w:name="_CTVL0015cf3784bb9f743708bbc9ef8c7b1b4d5"/>
          <w:r w:rsidRPr="0077024F">
            <w:rPr>
              <w:rFonts w:ascii="Times New Roman" w:hAnsi="Times New Roman" w:cs="Times New Roman"/>
              <w:lang w:val="en-US"/>
            </w:rPr>
            <w:t>Stoet, G. (2010). PsyToolkit: A software package for programming psychological experiments using Linux. Behavior research methods</w:t>
          </w:r>
          <w:bookmarkEnd w:id="14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42, </w:t>
          </w:r>
          <w:r w:rsidRPr="0077024F">
            <w:rPr>
              <w:rFonts w:ascii="Times New Roman" w:hAnsi="Times New Roman" w:cs="Times New Roman"/>
              <w:lang w:val="en-US"/>
            </w:rPr>
            <w:t>1096–1104. 10.3758/BRM.42.4.1096.</w:t>
          </w:r>
        </w:p>
        <w:p w14:paraId="1FE0CA02"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43.</w:t>
          </w:r>
          <w:r w:rsidRPr="0077024F">
            <w:rPr>
              <w:rFonts w:ascii="Times New Roman" w:hAnsi="Times New Roman" w:cs="Times New Roman"/>
              <w:lang w:val="en-US"/>
            </w:rPr>
            <w:tab/>
          </w:r>
          <w:bookmarkStart w:id="145" w:name="_CTVL001c609e6176adb456eb3e94b3e8f80b6a7"/>
          <w:r w:rsidRPr="0077024F">
            <w:rPr>
              <w:rFonts w:ascii="Times New Roman" w:hAnsi="Times New Roman" w:cs="Times New Roman"/>
              <w:lang w:val="en-US"/>
            </w:rPr>
            <w:t>Stoet, G. (2017). PsyToolkit: A novel web-based method for running online questionnaires and reaction-time experiments. Teaching of Psychology</w:t>
          </w:r>
          <w:bookmarkEnd w:id="14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44, </w:t>
          </w:r>
          <w:r w:rsidRPr="0077024F">
            <w:rPr>
              <w:rFonts w:ascii="Times New Roman" w:hAnsi="Times New Roman" w:cs="Times New Roman"/>
              <w:lang w:val="en-US"/>
            </w:rPr>
            <w:t>24–31. 10.1177/0098628316677643.</w:t>
          </w:r>
        </w:p>
        <w:p w14:paraId="42EB38B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lastRenderedPageBreak/>
            <w:t>44.</w:t>
          </w:r>
          <w:r w:rsidRPr="0077024F">
            <w:rPr>
              <w:rFonts w:ascii="Times New Roman" w:hAnsi="Times New Roman" w:cs="Times New Roman"/>
              <w:lang w:val="en-US"/>
            </w:rPr>
            <w:tab/>
          </w:r>
          <w:bookmarkStart w:id="146" w:name="_CTVL0012e02b9006ff04531aaf96ce4b0ddc2fd"/>
          <w:r w:rsidRPr="0077024F">
            <w:rPr>
              <w:rFonts w:ascii="Times New Roman" w:hAnsi="Times New Roman" w:cs="Times New Roman"/>
              <w:lang w:val="en-US"/>
            </w:rPr>
            <w:t>Law, L.N.C., and Zentner, M. (2012). Assessing musical abilities objectively: construction and validation of the profile of music perception skills. PLoS One</w:t>
          </w:r>
          <w:bookmarkEnd w:id="14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 </w:t>
          </w:r>
          <w:r w:rsidRPr="0077024F">
            <w:rPr>
              <w:rFonts w:ascii="Times New Roman" w:hAnsi="Times New Roman" w:cs="Times New Roman"/>
              <w:lang w:val="en-US"/>
            </w:rPr>
            <w:t>e52508. 10.1371/journal.pone.0052508.</w:t>
          </w:r>
        </w:p>
        <w:p w14:paraId="5906329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45.</w:t>
          </w:r>
          <w:r w:rsidRPr="0077024F">
            <w:rPr>
              <w:rFonts w:ascii="Times New Roman" w:hAnsi="Times New Roman" w:cs="Times New Roman"/>
              <w:lang w:val="en-US"/>
            </w:rPr>
            <w:tab/>
          </w:r>
          <w:bookmarkStart w:id="147" w:name="_CTVL001908cdee26e294848994556f8cfcdb856"/>
          <w:r w:rsidRPr="0077024F">
            <w:rPr>
              <w:rFonts w:ascii="Times New Roman" w:hAnsi="Times New Roman" w:cs="Times New Roman"/>
              <w:lang w:val="en-US"/>
            </w:rPr>
            <w:t>Zentner, M., and Strauss, H. (2017). Assessing musical ability quickly and objectively: Development and validation of the Short‐PROMS and the Mini‐PROMS. Annals of the New York Academy of Sciences</w:t>
          </w:r>
          <w:bookmarkEnd w:id="147"/>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1400, </w:t>
          </w:r>
          <w:r w:rsidRPr="0077024F">
            <w:rPr>
              <w:rFonts w:ascii="Times New Roman" w:hAnsi="Times New Roman" w:cs="Times New Roman"/>
              <w:lang w:val="en-US"/>
            </w:rPr>
            <w:t>33–45. 10.1111/nyas.13410.</w:t>
          </w:r>
        </w:p>
        <w:p w14:paraId="2DDFEE3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46.</w:t>
          </w:r>
          <w:r w:rsidRPr="0077024F">
            <w:rPr>
              <w:rFonts w:ascii="Times New Roman" w:hAnsi="Times New Roman" w:cs="Times New Roman"/>
              <w:lang w:val="en-US"/>
            </w:rPr>
            <w:tab/>
          </w:r>
          <w:bookmarkStart w:id="148" w:name="_CTVL0013c31eb441fea4467a652201fc6ef0df9"/>
          <w:r w:rsidRPr="0077024F">
            <w:rPr>
              <w:rFonts w:ascii="Times New Roman" w:hAnsi="Times New Roman" w:cs="Times New Roman"/>
              <w:lang w:val="en-US"/>
            </w:rPr>
            <w:t>Baron-Cohen, S., Wheelwright, S., Skinner, R., Martin, J.-C., and Clubley, E. (2001). The autism-spectrum quotient (AQ): Evidence from asperger syndrome/high-functioning autism, males and females, scientists and mathematicians. Journal of autism and developmental disorders</w:t>
          </w:r>
          <w:bookmarkEnd w:id="14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31, </w:t>
          </w:r>
          <w:r w:rsidRPr="0077024F">
            <w:rPr>
              <w:rFonts w:ascii="Times New Roman" w:hAnsi="Times New Roman" w:cs="Times New Roman"/>
              <w:lang w:val="en-US"/>
            </w:rPr>
            <w:t>5–17.</w:t>
          </w:r>
        </w:p>
        <w:p w14:paraId="5749FBB6"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47.</w:t>
          </w:r>
          <w:r w:rsidRPr="0077024F">
            <w:rPr>
              <w:rFonts w:ascii="Times New Roman" w:hAnsi="Times New Roman" w:cs="Times New Roman"/>
              <w:lang w:val="en-US"/>
            </w:rPr>
            <w:tab/>
          </w:r>
          <w:bookmarkStart w:id="149" w:name="_CTVL00111a838218dd3406bbfdf594513d70ba0"/>
          <w:r w:rsidRPr="0077024F">
            <w:rPr>
              <w:rFonts w:ascii="Times New Roman" w:hAnsi="Times New Roman" w:cs="Times New Roman"/>
              <w:lang w:val="en-US"/>
            </w:rPr>
            <w:t xml:space="preserve">Freitag, C.M., Retz-Junginger, P., Retz, W., Seitz, C., Palmason, H., Meyer, J., Rösler, M., and Gontard, A. von (2007). </w:t>
          </w:r>
          <w:r w:rsidRPr="0077024F">
            <w:rPr>
              <w:rFonts w:ascii="Times New Roman" w:hAnsi="Times New Roman" w:cs="Times New Roman"/>
            </w:rPr>
            <w:t>Evaluation der deutschen Version des Autismus-Spektrum-Quotienten (AQ) - die Kurzversion AQ-k. Zeitschrift für Klinische Psychologie und Psychotherapie</w:t>
          </w:r>
          <w:bookmarkEnd w:id="149"/>
          <w:r w:rsidRPr="0077024F">
            <w:rPr>
              <w:rFonts w:ascii="Times New Roman" w:hAnsi="Times New Roman" w:cs="Times New Roman"/>
            </w:rPr>
            <w:t xml:space="preserve"> </w:t>
          </w:r>
          <w:r w:rsidRPr="0077024F">
            <w:rPr>
              <w:rFonts w:ascii="Times New Roman" w:hAnsi="Times New Roman" w:cs="Times New Roman"/>
              <w:i/>
            </w:rPr>
            <w:t xml:space="preserve">36, </w:t>
          </w:r>
          <w:r w:rsidRPr="0077024F">
            <w:rPr>
              <w:rFonts w:ascii="Times New Roman" w:hAnsi="Times New Roman" w:cs="Times New Roman"/>
            </w:rPr>
            <w:t>280–289. 10.1026/1616-3443.36.4.280.</w:t>
          </w:r>
        </w:p>
        <w:p w14:paraId="6E04D6C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48.</w:t>
          </w:r>
          <w:r w:rsidRPr="0077024F">
            <w:rPr>
              <w:rFonts w:ascii="Times New Roman" w:hAnsi="Times New Roman" w:cs="Times New Roman"/>
            </w:rPr>
            <w:tab/>
          </w:r>
          <w:bookmarkStart w:id="150" w:name="_CTVL0010d2a8957b1ab46cf8a5adbc2ddd07b55"/>
          <w:r w:rsidRPr="0077024F">
            <w:rPr>
              <w:rFonts w:ascii="Times New Roman" w:hAnsi="Times New Roman" w:cs="Times New Roman"/>
            </w:rPr>
            <w:t xml:space="preserve">Rammstedt, B., Danner, D., Soto, C.J., and John, O.P. (2018). </w:t>
          </w:r>
          <w:r w:rsidRPr="0077024F">
            <w:rPr>
              <w:rFonts w:ascii="Times New Roman" w:hAnsi="Times New Roman" w:cs="Times New Roman"/>
              <w:lang w:val="en-US"/>
            </w:rPr>
            <w:t>Validation of the short and extra-short forms of the Big Five Inventory-2 (BFI-2) and their German adaptations. European Journal of Psychological Assessment. 10.1027/1015-5759/a000481.</w:t>
          </w:r>
        </w:p>
        <w:bookmarkEnd w:id="150"/>
        <w:p w14:paraId="22F7E8B5"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49.</w:t>
          </w:r>
          <w:r w:rsidRPr="0077024F">
            <w:rPr>
              <w:rFonts w:ascii="Times New Roman" w:hAnsi="Times New Roman" w:cs="Times New Roman"/>
              <w:lang w:val="en-US"/>
            </w:rPr>
            <w:tab/>
          </w:r>
          <w:bookmarkStart w:id="151" w:name="_CTVL001c33051e34f2546179dae43f8ae296d50"/>
          <w:r w:rsidRPr="0077024F">
            <w:rPr>
              <w:rFonts w:ascii="Times New Roman" w:hAnsi="Times New Roman" w:cs="Times New Roman"/>
              <w:lang w:val="en-US"/>
            </w:rPr>
            <w:t>Müllensiefen, D., Gingras, B., Musil, J., and Stewart, L. (2014). The musicality of non-musicians: An index for assessing musical sophistication in the general population. PLoS One</w:t>
          </w:r>
          <w:bookmarkEnd w:id="15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9, </w:t>
          </w:r>
          <w:r w:rsidRPr="0077024F">
            <w:rPr>
              <w:rFonts w:ascii="Times New Roman" w:hAnsi="Times New Roman" w:cs="Times New Roman"/>
              <w:lang w:val="en-US"/>
            </w:rPr>
            <w:t>e89642. 10.1371/journal.pone.0101091.</w:t>
          </w:r>
        </w:p>
        <w:p w14:paraId="48D15126"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50.</w:t>
          </w:r>
          <w:r w:rsidRPr="0077024F">
            <w:rPr>
              <w:rFonts w:ascii="Times New Roman" w:hAnsi="Times New Roman" w:cs="Times New Roman"/>
              <w:lang w:val="en-US"/>
            </w:rPr>
            <w:tab/>
          </w:r>
          <w:bookmarkStart w:id="152" w:name="_CTVL0019225d7a8cba149508953a25c45f72589"/>
          <w:r w:rsidRPr="0077024F">
            <w:rPr>
              <w:rFonts w:ascii="Times New Roman" w:hAnsi="Times New Roman" w:cs="Times New Roman"/>
              <w:lang w:val="en-US"/>
            </w:rPr>
            <w:t>Breyer, B., and Bluemke, M. (2016). Deutsche Version der Positive and Negative Affect Schedule PANAS (GESIS Panel) (ZIS - GESIS Leibniz Institute for the Social Sciences).</w:t>
          </w:r>
        </w:p>
        <w:bookmarkEnd w:id="152"/>
        <w:p w14:paraId="1297078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51.</w:t>
          </w:r>
          <w:r w:rsidRPr="0077024F">
            <w:rPr>
              <w:rFonts w:ascii="Times New Roman" w:hAnsi="Times New Roman" w:cs="Times New Roman"/>
              <w:lang w:val="en-US"/>
            </w:rPr>
            <w:tab/>
          </w:r>
          <w:bookmarkStart w:id="153" w:name="_CTVL001c56ed3926b3045f8929becdd2342b9c3"/>
          <w:r w:rsidRPr="0077024F">
            <w:rPr>
              <w:rFonts w:ascii="Times New Roman" w:hAnsi="Times New Roman" w:cs="Times New Roman"/>
              <w:lang w:val="en-US"/>
            </w:rPr>
            <w:t>Watson, D., Clark, L.A., and Tellegen, A. (1988). Development and validation of brief measures of positive and negative affect: The PANAS scales. Journal of Personality and Social Psychology</w:t>
          </w:r>
          <w:bookmarkEnd w:id="15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54, </w:t>
          </w:r>
          <w:r w:rsidRPr="0077024F">
            <w:rPr>
              <w:rFonts w:ascii="Times New Roman" w:hAnsi="Times New Roman" w:cs="Times New Roman"/>
              <w:lang w:val="en-US"/>
            </w:rPr>
            <w:t>1063–1070. 10.1037/0022-3514.54.6.1063.</w:t>
          </w:r>
        </w:p>
        <w:p w14:paraId="3E87B6D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52.</w:t>
          </w:r>
          <w:r w:rsidRPr="0077024F">
            <w:rPr>
              <w:rFonts w:ascii="Times New Roman" w:hAnsi="Times New Roman" w:cs="Times New Roman"/>
              <w:lang w:val="en-US"/>
            </w:rPr>
            <w:tab/>
          </w:r>
          <w:bookmarkStart w:id="154" w:name="_CTVL0017b7db9ae2c1b4780aade763825e648b1"/>
          <w:r w:rsidRPr="0077024F">
            <w:rPr>
              <w:rFonts w:ascii="Times New Roman" w:hAnsi="Times New Roman" w:cs="Times New Roman"/>
              <w:lang w:val="en-US"/>
            </w:rPr>
            <w:t>R Core Team (2025). R: A Language and Environment for Statistical Computing. https://www.R-project.org/.</w:t>
          </w:r>
        </w:p>
        <w:bookmarkEnd w:id="154"/>
        <w:p w14:paraId="7B42DC7A"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53.</w:t>
          </w:r>
          <w:r w:rsidRPr="0077024F">
            <w:rPr>
              <w:rFonts w:ascii="Times New Roman" w:hAnsi="Times New Roman" w:cs="Times New Roman"/>
              <w:lang w:val="en-US"/>
            </w:rPr>
            <w:tab/>
          </w:r>
          <w:bookmarkStart w:id="155" w:name="_CTVL0010fe75e7feb104adbb18573148cd9308a"/>
          <w:r w:rsidRPr="0077024F">
            <w:rPr>
              <w:rFonts w:ascii="Times New Roman" w:hAnsi="Times New Roman" w:cs="Times New Roman"/>
              <w:lang w:val="en-US"/>
            </w:rPr>
            <w:t>Benjamini, Y., and Hochberg, Y. (1995). Controlling the False Discovery Rate: A Practical and Powerful Approach to Multiple Testing. Journal of the Royal Statistical Society: Series B (Methodological)</w:t>
          </w:r>
          <w:bookmarkEnd w:id="15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57, </w:t>
          </w:r>
          <w:r w:rsidRPr="0077024F">
            <w:rPr>
              <w:rFonts w:ascii="Times New Roman" w:hAnsi="Times New Roman" w:cs="Times New Roman"/>
              <w:lang w:val="en-US"/>
            </w:rPr>
            <w:t>289–300. 10.1111/j.2517-6161.1995.tb02031.x.</w:t>
          </w:r>
        </w:p>
        <w:p w14:paraId="3EFA16C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54.</w:t>
          </w:r>
          <w:r w:rsidRPr="0077024F">
            <w:rPr>
              <w:rFonts w:ascii="Times New Roman" w:hAnsi="Times New Roman" w:cs="Times New Roman"/>
              <w:lang w:val="en-US"/>
            </w:rPr>
            <w:tab/>
          </w:r>
          <w:bookmarkStart w:id="156" w:name="_CTVL0019b0f17b04a004a05b31ec12775b60ea2"/>
          <w:r w:rsidRPr="0077024F">
            <w:rPr>
              <w:rFonts w:ascii="Times New Roman" w:hAnsi="Times New Roman" w:cs="Times New Roman"/>
              <w:lang w:val="en-US"/>
            </w:rPr>
            <w:t>Rosenfeld, J.P., and Olson, J.M. (2021). Bayesian Data Analysis: A Fresh Approach to Power Issues and Null Hypothesis Interpretation. Applied psychophysiology and biofeedback</w:t>
          </w:r>
          <w:bookmarkEnd w:id="15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46, </w:t>
          </w:r>
          <w:r w:rsidRPr="0077024F">
            <w:rPr>
              <w:rFonts w:ascii="Times New Roman" w:hAnsi="Times New Roman" w:cs="Times New Roman"/>
              <w:lang w:val="en-US"/>
            </w:rPr>
            <w:t>135–140. 10.1007/s10484-020-09502-y.</w:t>
          </w:r>
        </w:p>
        <w:p w14:paraId="684B6BB7"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55.</w:t>
          </w:r>
          <w:r w:rsidRPr="0077024F">
            <w:rPr>
              <w:rFonts w:ascii="Times New Roman" w:hAnsi="Times New Roman" w:cs="Times New Roman"/>
              <w:lang w:val="en-US"/>
            </w:rPr>
            <w:tab/>
          </w:r>
          <w:bookmarkStart w:id="157" w:name="_CTVL001443122bac9874560888a2ef356d85bf5"/>
          <w:r w:rsidRPr="0077024F">
            <w:rPr>
              <w:rFonts w:ascii="Times New Roman" w:hAnsi="Times New Roman" w:cs="Times New Roman"/>
              <w:lang w:val="en-US"/>
            </w:rPr>
            <w:t>JASP Team (2025). JASP (Version 0.19.3)[Computer software]. https://jasp-stats.org/.</w:t>
          </w:r>
        </w:p>
        <w:bookmarkEnd w:id="157"/>
        <w:p w14:paraId="73F16B24"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56.</w:t>
          </w:r>
          <w:r w:rsidRPr="0077024F">
            <w:rPr>
              <w:rFonts w:ascii="Times New Roman" w:hAnsi="Times New Roman" w:cs="Times New Roman"/>
              <w:lang w:val="en-US"/>
            </w:rPr>
            <w:tab/>
          </w:r>
          <w:bookmarkStart w:id="158" w:name="_CTVL001380aef65df4749309fef7b06ad159142"/>
          <w:r w:rsidRPr="0077024F">
            <w:rPr>
              <w:rFonts w:ascii="Times New Roman" w:hAnsi="Times New Roman" w:cs="Times New Roman"/>
              <w:lang w:val="en-US"/>
            </w:rPr>
            <w:t>Ly, A., Verhagen, J., and Wagenmakers, E.-J. (2016). Harold Jeffreys’s default Bayes factor hypothesis tests: Explanation, extension, and application in psychology. Journal of Mathematical Psychology</w:t>
          </w:r>
          <w:bookmarkEnd w:id="15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72, </w:t>
          </w:r>
          <w:r w:rsidRPr="0077024F">
            <w:rPr>
              <w:rFonts w:ascii="Times New Roman" w:hAnsi="Times New Roman" w:cs="Times New Roman"/>
              <w:lang w:val="en-US"/>
            </w:rPr>
            <w:t>19–32. 10.1016/j.jmp.2015.06.004.</w:t>
          </w:r>
        </w:p>
        <w:p w14:paraId="5E935CDE"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57.</w:t>
          </w:r>
          <w:r w:rsidRPr="0077024F">
            <w:rPr>
              <w:rFonts w:ascii="Times New Roman" w:hAnsi="Times New Roman" w:cs="Times New Roman"/>
              <w:lang w:val="en-US"/>
            </w:rPr>
            <w:tab/>
          </w:r>
          <w:bookmarkStart w:id="159" w:name="_CTVL001e72611fe855d477290537ff424c1b2ed"/>
          <w:r w:rsidRPr="0077024F">
            <w:rPr>
              <w:rFonts w:ascii="Times New Roman" w:hAnsi="Times New Roman" w:cs="Times New Roman"/>
              <w:lang w:val="en-US"/>
            </w:rPr>
            <w:t>Jarosz, A.F., and Wiley, J. (2014). What Are the Odds? A Practical Guide to Computing and Reporting Bayes Factors. The Journal of Problem Solving</w:t>
          </w:r>
          <w:bookmarkEnd w:id="15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7. </w:t>
          </w:r>
          <w:r w:rsidRPr="0077024F">
            <w:rPr>
              <w:rFonts w:ascii="Times New Roman" w:hAnsi="Times New Roman" w:cs="Times New Roman"/>
              <w:lang w:val="en-US"/>
            </w:rPr>
            <w:t>10.7771/1932-6246.1167.</w:t>
          </w:r>
        </w:p>
        <w:p w14:paraId="40003578"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58.</w:t>
          </w:r>
          <w:r w:rsidRPr="0077024F">
            <w:rPr>
              <w:rFonts w:ascii="Times New Roman" w:hAnsi="Times New Roman" w:cs="Times New Roman"/>
              <w:lang w:val="en-US"/>
            </w:rPr>
            <w:tab/>
          </w:r>
          <w:bookmarkStart w:id="160" w:name="_CTVL0019b2a9899904a4719bf8ba767e57fac3e"/>
          <w:r w:rsidRPr="0077024F">
            <w:rPr>
              <w:rFonts w:ascii="Times New Roman" w:hAnsi="Times New Roman" w:cs="Times New Roman"/>
              <w:lang w:val="en-US"/>
            </w:rPr>
            <w:t>Nussbaum, C., Schirmer, A., and Schweinberger, S.R. (2022). Contributions of fundamental frequency and timbre to vocal emotion perception and their electrophysiological correlates. Social Cognitive and Affective Neuroscience</w:t>
          </w:r>
          <w:bookmarkEnd w:id="160"/>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17, </w:t>
          </w:r>
          <w:r w:rsidRPr="0077024F">
            <w:rPr>
              <w:rFonts w:ascii="Times New Roman" w:hAnsi="Times New Roman" w:cs="Times New Roman"/>
              <w:lang w:val="en-US"/>
            </w:rPr>
            <w:t>1145–1154. 10.1093/scan/nsac033.</w:t>
          </w:r>
        </w:p>
        <w:p w14:paraId="6EE7AEB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59.</w:t>
          </w:r>
          <w:r w:rsidRPr="0077024F">
            <w:rPr>
              <w:rFonts w:ascii="Times New Roman" w:hAnsi="Times New Roman" w:cs="Times New Roman"/>
              <w:lang w:val="en-US"/>
            </w:rPr>
            <w:tab/>
          </w:r>
          <w:bookmarkStart w:id="161" w:name="_CTVL001ab219232fcad4ba4af06d487c8625d27"/>
          <w:r w:rsidRPr="0077024F">
            <w:rPr>
              <w:rFonts w:ascii="Times New Roman" w:hAnsi="Times New Roman" w:cs="Times New Roman"/>
              <w:lang w:val="en-US"/>
            </w:rPr>
            <w:t>Tragantzopoulou, P., and Giannouli, V. (2025). A Song for the Mind: A Literature Review on Singing and Cognitive Health in Aging Populations. Brain sciences</w:t>
          </w:r>
          <w:bookmarkEnd w:id="161"/>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15. </w:t>
          </w:r>
          <w:r w:rsidRPr="0077024F">
            <w:rPr>
              <w:rFonts w:ascii="Times New Roman" w:hAnsi="Times New Roman" w:cs="Times New Roman"/>
              <w:lang w:val="en-US"/>
            </w:rPr>
            <w:t>10.3390/brainsci15030227.</w:t>
          </w:r>
        </w:p>
        <w:p w14:paraId="0C367A0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60.</w:t>
          </w:r>
          <w:r w:rsidRPr="0077024F">
            <w:rPr>
              <w:rFonts w:ascii="Times New Roman" w:hAnsi="Times New Roman" w:cs="Times New Roman"/>
              <w:lang w:val="en-US"/>
            </w:rPr>
            <w:tab/>
          </w:r>
          <w:bookmarkStart w:id="162" w:name="_CTVL00110b9e461a64141479090d9ea2f2fc40b"/>
          <w:r w:rsidRPr="0077024F">
            <w:rPr>
              <w:rFonts w:ascii="Times New Roman" w:hAnsi="Times New Roman" w:cs="Times New Roman"/>
              <w:lang w:val="en-US"/>
            </w:rPr>
            <w:t>Moisseinen, N., Ahveninen, L., Martínez-Molina, N., Sairanen, V., Melkas, S., Kleber, B., Sihvonen, A.J., and Särkämö, T. (2024). Choir singing is associated with enhanced structural connectivity across the adult lifespan. Human brain mapping</w:t>
          </w:r>
          <w:bookmarkEnd w:id="16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45, </w:t>
          </w:r>
          <w:r w:rsidRPr="0077024F">
            <w:rPr>
              <w:rFonts w:ascii="Times New Roman" w:hAnsi="Times New Roman" w:cs="Times New Roman"/>
              <w:lang w:val="en-US"/>
            </w:rPr>
            <w:t>e26705. 10.1002/hbm.26705.</w:t>
          </w:r>
        </w:p>
        <w:p w14:paraId="7E169C4B"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61.</w:t>
          </w:r>
          <w:r w:rsidRPr="0077024F">
            <w:rPr>
              <w:rFonts w:ascii="Times New Roman" w:hAnsi="Times New Roman" w:cs="Times New Roman"/>
              <w:lang w:val="en-US"/>
            </w:rPr>
            <w:tab/>
          </w:r>
          <w:bookmarkStart w:id="163" w:name="_CTVL001465027d8016142a089abc009b56e4951"/>
          <w:r w:rsidRPr="0077024F">
            <w:rPr>
              <w:rFonts w:ascii="Times New Roman" w:hAnsi="Times New Roman" w:cs="Times New Roman"/>
              <w:lang w:val="en-US"/>
            </w:rPr>
            <w:t>Morrison, S.J., and Demorest, S.M. (2009). Cultural constraints on music perception and cognition. Progress in brain research</w:t>
          </w:r>
          <w:bookmarkEnd w:id="16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178, </w:t>
          </w:r>
          <w:r w:rsidRPr="0077024F">
            <w:rPr>
              <w:rFonts w:ascii="Times New Roman" w:hAnsi="Times New Roman" w:cs="Times New Roman"/>
              <w:lang w:val="en-US"/>
            </w:rPr>
            <w:t>67–77. 10.1016/S0079-6123(09)17805-6.</w:t>
          </w:r>
        </w:p>
        <w:p w14:paraId="65BC1353"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lastRenderedPageBreak/>
            <w:t>62.</w:t>
          </w:r>
          <w:r w:rsidRPr="0077024F">
            <w:rPr>
              <w:rFonts w:ascii="Times New Roman" w:hAnsi="Times New Roman" w:cs="Times New Roman"/>
              <w:lang w:val="en-US"/>
            </w:rPr>
            <w:tab/>
          </w:r>
          <w:bookmarkStart w:id="164" w:name="_CTVL00116f0014ede6c4ce5bf4787036de544b0"/>
          <w:r w:rsidRPr="0077024F">
            <w:rPr>
              <w:rFonts w:ascii="Times New Roman" w:hAnsi="Times New Roman" w:cs="Times New Roman"/>
              <w:lang w:val="en-US"/>
            </w:rPr>
            <w:t>Zendel, B.R., and Alexander, E.J. (2020). Autodidacticism and Music: Do Self-Taught Musicians Exhibit the Same Auditory Processing Advantages as Formally Trained Musicians? Frontiers in Neuroscience</w:t>
          </w:r>
          <w:bookmarkEnd w:id="16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 </w:t>
          </w:r>
          <w:r w:rsidRPr="0077024F">
            <w:rPr>
              <w:rFonts w:ascii="Times New Roman" w:hAnsi="Times New Roman" w:cs="Times New Roman"/>
              <w:lang w:val="en-US"/>
            </w:rPr>
            <w:t>752. 10.3389/fnins.2020.00752.</w:t>
          </w:r>
        </w:p>
        <w:p w14:paraId="1AB18E05"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63.</w:t>
          </w:r>
          <w:r w:rsidRPr="0077024F">
            <w:rPr>
              <w:rFonts w:ascii="Times New Roman" w:hAnsi="Times New Roman" w:cs="Times New Roman"/>
              <w:lang w:val="en-US"/>
            </w:rPr>
            <w:tab/>
          </w:r>
          <w:bookmarkStart w:id="165" w:name="_CTVL001bd96d468a60b4aab838f05df06b31de4"/>
          <w:r w:rsidRPr="0077024F">
            <w:rPr>
              <w:rFonts w:ascii="Times New Roman" w:hAnsi="Times New Roman" w:cs="Times New Roman"/>
              <w:lang w:val="en-US"/>
            </w:rPr>
            <w:t>Taylor, A., and Hallam, S. (2011). From leisure to work: amateur musicians taking up instrumental or vocal teaching as a second career. Music Education Research</w:t>
          </w:r>
          <w:bookmarkEnd w:id="16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13, </w:t>
          </w:r>
          <w:r w:rsidRPr="0077024F">
            <w:rPr>
              <w:rFonts w:ascii="Times New Roman" w:hAnsi="Times New Roman" w:cs="Times New Roman"/>
              <w:lang w:val="en-US"/>
            </w:rPr>
            <w:t>307–325. 10.1080/14613808.2011.603044.</w:t>
          </w:r>
        </w:p>
        <w:p w14:paraId="4F63DBD9"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64.</w:t>
          </w:r>
          <w:r w:rsidRPr="0077024F">
            <w:rPr>
              <w:rFonts w:ascii="Times New Roman" w:hAnsi="Times New Roman" w:cs="Times New Roman"/>
              <w:lang w:val="en-US"/>
            </w:rPr>
            <w:tab/>
          </w:r>
          <w:bookmarkStart w:id="166" w:name="_CTVL001fb2b984f6e624be2b0c4b9f23cb5ca4c"/>
          <w:r w:rsidRPr="0077024F">
            <w:rPr>
              <w:rFonts w:ascii="Times New Roman" w:hAnsi="Times New Roman" w:cs="Times New Roman"/>
              <w:lang w:val="en-US"/>
            </w:rPr>
            <w:t>Kleber, B., Veit, R., Birbaumer, N., Gruzelier, J., and Lotze, M. (2010). The brain of opera singers: experience-dependent changes in functional activation. Cerebral Cortex</w:t>
          </w:r>
          <w:bookmarkEnd w:id="16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20, </w:t>
          </w:r>
          <w:r w:rsidRPr="0077024F">
            <w:rPr>
              <w:rFonts w:ascii="Times New Roman" w:hAnsi="Times New Roman" w:cs="Times New Roman"/>
              <w:lang w:val="en-US"/>
            </w:rPr>
            <w:t>1144–1152. 10.1093/cercor/bhp177.</w:t>
          </w:r>
        </w:p>
        <w:p w14:paraId="19210787"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65.</w:t>
          </w:r>
          <w:r w:rsidRPr="0077024F">
            <w:rPr>
              <w:rFonts w:ascii="Times New Roman" w:hAnsi="Times New Roman" w:cs="Times New Roman"/>
              <w:lang w:val="en-US"/>
            </w:rPr>
            <w:tab/>
          </w:r>
          <w:bookmarkStart w:id="167" w:name="_CTVL0016a0c451d4ed349e3af7af49b6725bc67"/>
          <w:r w:rsidRPr="0077024F">
            <w:rPr>
              <w:rFonts w:ascii="Times New Roman" w:hAnsi="Times New Roman" w:cs="Times New Roman"/>
              <w:lang w:val="en-US"/>
            </w:rPr>
            <w:t xml:space="preserve">Lotze, M., Scheler, G., Tan, H.-R.M., Braun, C., and Birbaumer, N. (2003). The musician's brain: functional imaging of amateurs and professionals during performance and imagery. </w:t>
          </w:r>
          <w:r w:rsidRPr="0077024F">
            <w:rPr>
              <w:rFonts w:ascii="Times New Roman" w:hAnsi="Times New Roman" w:cs="Times New Roman"/>
            </w:rPr>
            <w:t>Neuroimage</w:t>
          </w:r>
          <w:bookmarkEnd w:id="167"/>
          <w:r w:rsidRPr="0077024F">
            <w:rPr>
              <w:rFonts w:ascii="Times New Roman" w:hAnsi="Times New Roman" w:cs="Times New Roman"/>
            </w:rPr>
            <w:t xml:space="preserve"> </w:t>
          </w:r>
          <w:r w:rsidRPr="0077024F">
            <w:rPr>
              <w:rFonts w:ascii="Times New Roman" w:hAnsi="Times New Roman" w:cs="Times New Roman"/>
              <w:i/>
            </w:rPr>
            <w:t xml:space="preserve">20, </w:t>
          </w:r>
          <w:r w:rsidRPr="0077024F">
            <w:rPr>
              <w:rFonts w:ascii="Times New Roman" w:hAnsi="Times New Roman" w:cs="Times New Roman"/>
            </w:rPr>
            <w:t>1817–1829. 10.1016/j.neuroimage.2003.07.018.</w:t>
          </w:r>
        </w:p>
        <w:p w14:paraId="062B770A"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rPr>
            <w:t>66.</w:t>
          </w:r>
          <w:r w:rsidRPr="0077024F">
            <w:rPr>
              <w:rFonts w:ascii="Times New Roman" w:hAnsi="Times New Roman" w:cs="Times New Roman"/>
            </w:rPr>
            <w:tab/>
          </w:r>
          <w:bookmarkStart w:id="168" w:name="_CTVL00169082b3ce2404b99b8856c2e1d9edb4d"/>
          <w:r w:rsidRPr="0077024F">
            <w:rPr>
              <w:rFonts w:ascii="Times New Roman" w:hAnsi="Times New Roman" w:cs="Times New Roman"/>
            </w:rPr>
            <w:t xml:space="preserve">Oechslin, M.S., van de Ville, D., Lazeyras, F., Hauert, C.-A., and James, C.E. (2013). </w:t>
          </w:r>
          <w:r w:rsidRPr="0077024F">
            <w:rPr>
              <w:rFonts w:ascii="Times New Roman" w:hAnsi="Times New Roman" w:cs="Times New Roman"/>
              <w:lang w:val="en-US"/>
            </w:rPr>
            <w:t>Degree of musical expertise modulates higher order brain functioning. Cerebral Cortex</w:t>
          </w:r>
          <w:bookmarkEnd w:id="168"/>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23, </w:t>
          </w:r>
          <w:r w:rsidRPr="0077024F">
            <w:rPr>
              <w:rFonts w:ascii="Times New Roman" w:hAnsi="Times New Roman" w:cs="Times New Roman"/>
              <w:lang w:val="en-US"/>
            </w:rPr>
            <w:t xml:space="preserve">2213–2224. </w:t>
          </w:r>
          <w:r w:rsidRPr="0077024F">
            <w:rPr>
              <w:rFonts w:ascii="Times New Roman" w:hAnsi="Times New Roman" w:cs="Times New Roman"/>
            </w:rPr>
            <w:t>10.1093/cercor/bhs206.</w:t>
          </w:r>
        </w:p>
        <w:p w14:paraId="75D095E0"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67.</w:t>
          </w:r>
          <w:r w:rsidRPr="0077024F">
            <w:rPr>
              <w:rFonts w:ascii="Times New Roman" w:hAnsi="Times New Roman" w:cs="Times New Roman"/>
            </w:rPr>
            <w:tab/>
          </w:r>
          <w:bookmarkStart w:id="169" w:name="_CTVL001ec59de764e624747bbd9677f10a55753"/>
          <w:r w:rsidRPr="0077024F">
            <w:rPr>
              <w:rFonts w:ascii="Times New Roman" w:hAnsi="Times New Roman" w:cs="Times New Roman"/>
            </w:rPr>
            <w:t xml:space="preserve">Papadaki, E., Koustakas, T., Werner, A., Lindenberger, U., Kühn, S., and Wenger, E. (2023). </w:t>
          </w:r>
          <w:r w:rsidRPr="0077024F">
            <w:rPr>
              <w:rFonts w:ascii="Times New Roman" w:hAnsi="Times New Roman" w:cs="Times New Roman"/>
              <w:lang w:val="en-US"/>
            </w:rPr>
            <w:t>Resting-state functional connectivity in an auditory network differs between aspiring professional and amateur musicians and correlates with performance. Brain structure &amp; function</w:t>
          </w:r>
          <w:bookmarkEnd w:id="169"/>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228, </w:t>
          </w:r>
          <w:r w:rsidRPr="0077024F">
            <w:rPr>
              <w:rFonts w:ascii="Times New Roman" w:hAnsi="Times New Roman" w:cs="Times New Roman"/>
              <w:lang w:val="en-US"/>
            </w:rPr>
            <w:t>2147–2163. 10.1007/s00429-023-02711-1.</w:t>
          </w:r>
        </w:p>
        <w:p w14:paraId="65450FEE"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lang w:val="en-US"/>
            </w:rPr>
            <w:t>68.</w:t>
          </w:r>
          <w:r w:rsidRPr="0077024F">
            <w:rPr>
              <w:rFonts w:ascii="Times New Roman" w:hAnsi="Times New Roman" w:cs="Times New Roman"/>
              <w:lang w:val="en-US"/>
            </w:rPr>
            <w:tab/>
          </w:r>
          <w:bookmarkStart w:id="170" w:name="_CTVL001fcbf239e712c4d1d867a0d9fff587287"/>
          <w:r w:rsidRPr="0077024F">
            <w:rPr>
              <w:rFonts w:ascii="Times New Roman" w:hAnsi="Times New Roman" w:cs="Times New Roman"/>
              <w:lang w:val="en-US"/>
            </w:rPr>
            <w:t xml:space="preserve">Halwani, G.F., Loui, P., Rüber, T., and Schlaug, G. (2011). Effects of practice and experience on the arcuate fasciculus: comparing singers, instrumentalists, and non-musicians. </w:t>
          </w:r>
          <w:r w:rsidRPr="0077024F">
            <w:rPr>
              <w:rFonts w:ascii="Times New Roman" w:hAnsi="Times New Roman" w:cs="Times New Roman"/>
            </w:rPr>
            <w:t>Frontiers in Psychology</w:t>
          </w:r>
          <w:bookmarkEnd w:id="170"/>
          <w:r w:rsidRPr="0077024F">
            <w:rPr>
              <w:rFonts w:ascii="Times New Roman" w:hAnsi="Times New Roman" w:cs="Times New Roman"/>
            </w:rPr>
            <w:t xml:space="preserve"> </w:t>
          </w:r>
          <w:r w:rsidRPr="0077024F">
            <w:rPr>
              <w:rFonts w:ascii="Times New Roman" w:hAnsi="Times New Roman" w:cs="Times New Roman"/>
              <w:i/>
            </w:rPr>
            <w:t xml:space="preserve">2, </w:t>
          </w:r>
          <w:r w:rsidRPr="0077024F">
            <w:rPr>
              <w:rFonts w:ascii="Times New Roman" w:hAnsi="Times New Roman" w:cs="Times New Roman"/>
            </w:rPr>
            <w:t>156. 10.3389/fpsyg.2011.00156.</w:t>
          </w:r>
        </w:p>
        <w:p w14:paraId="76D81E08" w14:textId="77777777" w:rsidR="00A37E29" w:rsidRPr="0077024F" w:rsidRDefault="00A37E29" w:rsidP="00A37E29">
          <w:pPr>
            <w:pStyle w:val="CitaviBibliographyEntry"/>
            <w:rPr>
              <w:rFonts w:ascii="Times New Roman" w:hAnsi="Times New Roman" w:cs="Times New Roman"/>
            </w:rPr>
          </w:pPr>
          <w:r w:rsidRPr="0077024F">
            <w:rPr>
              <w:rFonts w:ascii="Times New Roman" w:hAnsi="Times New Roman" w:cs="Times New Roman"/>
            </w:rPr>
            <w:t>69.</w:t>
          </w:r>
          <w:r w:rsidRPr="0077024F">
            <w:rPr>
              <w:rFonts w:ascii="Times New Roman" w:hAnsi="Times New Roman" w:cs="Times New Roman"/>
            </w:rPr>
            <w:tab/>
          </w:r>
          <w:bookmarkStart w:id="171" w:name="_CTVL00154ee2e00b13e4f36a27cae1e2f79e2a0"/>
          <w:r w:rsidRPr="0077024F">
            <w:rPr>
              <w:rFonts w:ascii="Times New Roman" w:hAnsi="Times New Roman" w:cs="Times New Roman"/>
            </w:rPr>
            <w:t xml:space="preserve">Nussbaum, C., Schirmer, A., and Schweinberger, S.R. (2023). </w:t>
          </w:r>
          <w:r w:rsidRPr="0077024F">
            <w:rPr>
              <w:rFonts w:ascii="Times New Roman" w:hAnsi="Times New Roman" w:cs="Times New Roman"/>
              <w:lang w:val="en-US"/>
            </w:rPr>
            <w:t xml:space="preserve">Electrophysiological Correlates of Vocal Emotional Processing in Musicians and Non-Musicians. </w:t>
          </w:r>
          <w:r w:rsidRPr="0077024F">
            <w:rPr>
              <w:rFonts w:ascii="Times New Roman" w:hAnsi="Times New Roman" w:cs="Times New Roman"/>
            </w:rPr>
            <w:t>Brain sciences</w:t>
          </w:r>
          <w:bookmarkEnd w:id="171"/>
          <w:r w:rsidRPr="0077024F">
            <w:rPr>
              <w:rFonts w:ascii="Times New Roman" w:hAnsi="Times New Roman" w:cs="Times New Roman"/>
            </w:rPr>
            <w:t xml:space="preserve"> </w:t>
          </w:r>
          <w:r w:rsidRPr="0077024F">
            <w:rPr>
              <w:rFonts w:ascii="Times New Roman" w:hAnsi="Times New Roman" w:cs="Times New Roman"/>
              <w:i/>
            </w:rPr>
            <w:t xml:space="preserve">13, </w:t>
          </w:r>
          <w:r w:rsidRPr="0077024F">
            <w:rPr>
              <w:rFonts w:ascii="Times New Roman" w:hAnsi="Times New Roman" w:cs="Times New Roman"/>
            </w:rPr>
            <w:t>1563. 10.3390/brainsci13111563.</w:t>
          </w:r>
        </w:p>
        <w:p w14:paraId="5DB6E7C6"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rPr>
            <w:t>70.</w:t>
          </w:r>
          <w:r w:rsidRPr="0077024F">
            <w:rPr>
              <w:rFonts w:ascii="Times New Roman" w:hAnsi="Times New Roman" w:cs="Times New Roman"/>
            </w:rPr>
            <w:tab/>
          </w:r>
          <w:bookmarkStart w:id="172" w:name="_CTVL001d2e904230b12488f8eb875bc4ac8558a"/>
          <w:r w:rsidRPr="0077024F">
            <w:rPr>
              <w:rFonts w:ascii="Times New Roman" w:hAnsi="Times New Roman" w:cs="Times New Roman"/>
            </w:rPr>
            <w:t xml:space="preserve">Lehnen, J.M., Schweinberger, S.R., and Nussbaum, C. (2025). </w:t>
          </w:r>
          <w:r w:rsidRPr="0077024F">
            <w:rPr>
              <w:rFonts w:ascii="Times New Roman" w:hAnsi="Times New Roman" w:cs="Times New Roman"/>
              <w:lang w:val="en-US"/>
            </w:rPr>
            <w:t>Vocal Emotion Perception and Musicality-Insights from EEG Decoding. Sensors (Basel, Switzerland)</w:t>
          </w:r>
          <w:bookmarkEnd w:id="172"/>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25. </w:t>
          </w:r>
          <w:r w:rsidRPr="0077024F">
            <w:rPr>
              <w:rFonts w:ascii="Times New Roman" w:hAnsi="Times New Roman" w:cs="Times New Roman"/>
              <w:lang w:val="en-US"/>
            </w:rPr>
            <w:t>10.3390/s25061669.</w:t>
          </w:r>
        </w:p>
        <w:p w14:paraId="3C1F857F"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71.</w:t>
          </w:r>
          <w:r w:rsidRPr="0077024F">
            <w:rPr>
              <w:rFonts w:ascii="Times New Roman" w:hAnsi="Times New Roman" w:cs="Times New Roman"/>
              <w:lang w:val="en-US"/>
            </w:rPr>
            <w:tab/>
          </w:r>
          <w:bookmarkStart w:id="173" w:name="_CTVL001fb05dfdb123f4ddab7972fcf8357b374"/>
          <w:r w:rsidRPr="0077024F">
            <w:rPr>
              <w:rFonts w:ascii="Times New Roman" w:hAnsi="Times New Roman" w:cs="Times New Roman"/>
              <w:lang w:val="en-US"/>
            </w:rPr>
            <w:t>Kachlicka, M., and Tierney, A. (2024). Voice actors show enhanced neural tracking of pitch, prosody perception, and music perception. Cortex</w:t>
          </w:r>
          <w:bookmarkEnd w:id="173"/>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178, </w:t>
          </w:r>
          <w:r w:rsidRPr="0077024F">
            <w:rPr>
              <w:rFonts w:ascii="Times New Roman" w:hAnsi="Times New Roman" w:cs="Times New Roman"/>
              <w:lang w:val="en-US"/>
            </w:rPr>
            <w:t>213–222. 10.1016/j.cortex.2024.06.016.</w:t>
          </w:r>
        </w:p>
        <w:p w14:paraId="4F3A704D"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72.</w:t>
          </w:r>
          <w:r w:rsidRPr="0077024F">
            <w:rPr>
              <w:rFonts w:ascii="Times New Roman" w:hAnsi="Times New Roman" w:cs="Times New Roman"/>
              <w:lang w:val="en-US"/>
            </w:rPr>
            <w:tab/>
          </w:r>
          <w:bookmarkStart w:id="174" w:name="_CTVL001b4c35af2d1b64765895fa5629f1b1670"/>
          <w:r w:rsidRPr="0077024F">
            <w:rPr>
              <w:rFonts w:ascii="Times New Roman" w:hAnsi="Times New Roman" w:cs="Times New Roman"/>
              <w:lang w:val="en-US"/>
            </w:rPr>
            <w:t>Berry, M., and Brown, S. (2019). Acting in action: Prosodic analysis of character portrayal during acting. Journal of Experimental Psychology. General</w:t>
          </w:r>
          <w:bookmarkEnd w:id="174"/>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148, </w:t>
          </w:r>
          <w:r w:rsidRPr="0077024F">
            <w:rPr>
              <w:rFonts w:ascii="Times New Roman" w:hAnsi="Times New Roman" w:cs="Times New Roman"/>
              <w:lang w:val="en-US"/>
            </w:rPr>
            <w:t>1407–1425. 10.1037/xge0000624.</w:t>
          </w:r>
        </w:p>
        <w:p w14:paraId="1010A571" w14:textId="77777777" w:rsidR="00A37E29"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73.</w:t>
          </w:r>
          <w:r w:rsidRPr="0077024F">
            <w:rPr>
              <w:rFonts w:ascii="Times New Roman" w:hAnsi="Times New Roman" w:cs="Times New Roman"/>
              <w:lang w:val="en-US"/>
            </w:rPr>
            <w:tab/>
          </w:r>
          <w:bookmarkStart w:id="175" w:name="_CTVL001b20bdd2e237a4869b98a8301899eb53c"/>
          <w:r w:rsidRPr="0077024F">
            <w:rPr>
              <w:rFonts w:ascii="Times New Roman" w:hAnsi="Times New Roman" w:cs="Times New Roman"/>
              <w:lang w:val="en-US"/>
            </w:rPr>
            <w:t>Jürgens, R., Grass, A., Drolet, M., and Fischer, J. (2015). Effect of Acting Experience on Emotion Expression and Recognition in Voice: Non-Actors Provide Better Stimuli than Expected. Journal of Nonverbal Behavior</w:t>
          </w:r>
          <w:bookmarkEnd w:id="175"/>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39, </w:t>
          </w:r>
          <w:r w:rsidRPr="0077024F">
            <w:rPr>
              <w:rFonts w:ascii="Times New Roman" w:hAnsi="Times New Roman" w:cs="Times New Roman"/>
              <w:lang w:val="en-US"/>
            </w:rPr>
            <w:t>195–214. 10.1007/s10919-015-0209-5.</w:t>
          </w:r>
        </w:p>
        <w:p w14:paraId="7EF70BC3" w14:textId="68A1B010" w:rsidR="0024244C" w:rsidRPr="0077024F" w:rsidRDefault="00A37E29" w:rsidP="00A37E29">
          <w:pPr>
            <w:pStyle w:val="CitaviBibliographyEntry"/>
            <w:rPr>
              <w:rFonts w:ascii="Times New Roman" w:hAnsi="Times New Roman" w:cs="Times New Roman"/>
              <w:lang w:val="en-US"/>
            </w:rPr>
          </w:pPr>
          <w:r w:rsidRPr="0077024F">
            <w:rPr>
              <w:rFonts w:ascii="Times New Roman" w:hAnsi="Times New Roman" w:cs="Times New Roman"/>
              <w:lang w:val="en-US"/>
            </w:rPr>
            <w:t>74.</w:t>
          </w:r>
          <w:r w:rsidRPr="0077024F">
            <w:rPr>
              <w:rFonts w:ascii="Times New Roman" w:hAnsi="Times New Roman" w:cs="Times New Roman"/>
              <w:lang w:val="en-US"/>
            </w:rPr>
            <w:tab/>
          </w:r>
          <w:bookmarkStart w:id="176" w:name="_CTVL001e7710f1db3c64ee19d4220fbbe882994"/>
          <w:r w:rsidRPr="0077024F">
            <w:rPr>
              <w:rFonts w:ascii="Times New Roman" w:hAnsi="Times New Roman" w:cs="Times New Roman"/>
              <w:lang w:val="en-US"/>
            </w:rPr>
            <w:t>Hoekstra, R.A., Bartels, M., Cath, D.C., and Boomsma, D.I. (2008). Factor structure, reliability and criterion validity of the Autism-Spectrum Quotient (AQ): A study in Dutch population and patient groups. Journal of autism and developmental disorders</w:t>
          </w:r>
          <w:bookmarkEnd w:id="176"/>
          <w:r w:rsidRPr="0077024F">
            <w:rPr>
              <w:rFonts w:ascii="Times New Roman" w:hAnsi="Times New Roman" w:cs="Times New Roman"/>
              <w:lang w:val="en-US"/>
            </w:rPr>
            <w:t xml:space="preserve"> </w:t>
          </w:r>
          <w:r w:rsidRPr="0077024F">
            <w:rPr>
              <w:rFonts w:ascii="Times New Roman" w:hAnsi="Times New Roman" w:cs="Times New Roman"/>
              <w:i/>
              <w:lang w:val="en-US"/>
            </w:rPr>
            <w:t xml:space="preserve">38, </w:t>
          </w:r>
          <w:r w:rsidRPr="0077024F">
            <w:rPr>
              <w:rFonts w:ascii="Times New Roman" w:hAnsi="Times New Roman" w:cs="Times New Roman"/>
              <w:lang w:val="en-US"/>
            </w:rPr>
            <w:t>1555–1566. 10.1007/s10803-008-0538-x.</w:t>
          </w:r>
          <w:r w:rsidR="00484889" w:rsidRPr="0077024F">
            <w:rPr>
              <w:rFonts w:ascii="Times New Roman" w:hAnsi="Times New Roman" w:cs="Times New Roman"/>
              <w:lang w:val="en-US"/>
            </w:rPr>
            <w:fldChar w:fldCharType="end"/>
          </w:r>
        </w:p>
      </w:sdtContent>
    </w:sdt>
    <w:sectPr w:rsidR="0024244C" w:rsidRPr="0077024F" w:rsidSect="003248C0">
      <w:headerReference w:type="default" r:id="rId12"/>
      <w:footerReference w:type="default" r:id="rId13"/>
      <w:headerReference w:type="first" r:id="rId14"/>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BE32B" w14:textId="77777777" w:rsidR="00CC5508" w:rsidRDefault="00CC5508" w:rsidP="003248C0">
      <w:pPr>
        <w:spacing w:after="0" w:line="240" w:lineRule="auto"/>
      </w:pPr>
      <w:r>
        <w:separator/>
      </w:r>
    </w:p>
  </w:endnote>
  <w:endnote w:type="continuationSeparator" w:id="0">
    <w:p w14:paraId="5D1A2927" w14:textId="77777777" w:rsidR="00CC5508" w:rsidRDefault="00CC5508" w:rsidP="00324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16">
    <w:altName w:val="Calibri"/>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Sylfaen"/>
    <w:panose1 w:val="020B0504020202020204"/>
    <w:charset w:val="00"/>
    <w:family w:val="swiss"/>
    <w:pitch w:val="variable"/>
    <w:sig w:usb0="E4838EFF" w:usb1="4200FDFF" w:usb2="000030A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367509"/>
      <w:docPartObj>
        <w:docPartGallery w:val="Page Numbers (Bottom of Page)"/>
        <w:docPartUnique/>
      </w:docPartObj>
    </w:sdtPr>
    <w:sdtContent>
      <w:p w14:paraId="6B17CD9D" w14:textId="7D3A63AB" w:rsidR="00783666" w:rsidRDefault="00783666">
        <w:pPr>
          <w:pStyle w:val="Fuzeile"/>
          <w:jc w:val="center"/>
        </w:pPr>
        <w:r>
          <w:fldChar w:fldCharType="begin"/>
        </w:r>
        <w:r>
          <w:instrText>PAGE   \* MERGEFORMAT</w:instrText>
        </w:r>
        <w:r>
          <w:fldChar w:fldCharType="separate"/>
        </w:r>
        <w:r>
          <w:t>2</w:t>
        </w:r>
        <w:r>
          <w:fldChar w:fldCharType="end"/>
        </w:r>
      </w:p>
    </w:sdtContent>
  </w:sdt>
  <w:p w14:paraId="2E0692E5" w14:textId="77777777" w:rsidR="00783666" w:rsidRDefault="0078366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989E" w14:textId="77777777" w:rsidR="00CC5508" w:rsidRDefault="00CC5508" w:rsidP="003248C0">
      <w:pPr>
        <w:spacing w:after="0" w:line="240" w:lineRule="auto"/>
      </w:pPr>
      <w:r>
        <w:separator/>
      </w:r>
    </w:p>
  </w:footnote>
  <w:footnote w:type="continuationSeparator" w:id="0">
    <w:p w14:paraId="6E8440FA" w14:textId="77777777" w:rsidR="00CC5508" w:rsidRDefault="00CC5508" w:rsidP="00324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7F25" w14:textId="01425E38" w:rsidR="00783666" w:rsidRPr="009228AE" w:rsidRDefault="00783666" w:rsidP="00576CBC">
    <w:pPr>
      <w:pStyle w:val="Kopfzeile"/>
      <w:jc w:val="center"/>
      <w:rPr>
        <w:rFonts w:cstheme="minorHAnsi"/>
        <w:lang w:val="en-US"/>
      </w:rPr>
    </w:pPr>
    <w:r w:rsidRPr="009228AE">
      <w:rPr>
        <w:rFonts w:cstheme="minorHAnsi"/>
        <w:lang w:val="en-US"/>
      </w:rPr>
      <w:t xml:space="preserve">Vocal </w:t>
    </w:r>
    <w:r w:rsidRPr="007970AA">
      <w:rPr>
        <w:rFonts w:cstheme="minorHAnsi"/>
        <w:lang w:val="en-US"/>
      </w:rPr>
      <w:t xml:space="preserve">Emotion Recognition – Singers </w:t>
    </w:r>
    <w:r w:rsidRPr="009228AE">
      <w:rPr>
        <w:rFonts w:cstheme="minorHAnsi"/>
        <w:lang w:val="en-US"/>
      </w:rPr>
      <w:t>vs. Instrumentalists</w:t>
    </w:r>
  </w:p>
  <w:p w14:paraId="07CF7522" w14:textId="77777777" w:rsidR="00783666" w:rsidRPr="003248C0" w:rsidRDefault="00783666">
    <w:pPr>
      <w:pStyle w:val="Kopfzeil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94F4" w14:textId="79BCFC92" w:rsidR="00783666" w:rsidRDefault="00783666" w:rsidP="006269CD">
    <w:pPr>
      <w:pStyle w:val="Kopfzeile"/>
      <w:jc w:val="center"/>
      <w:rPr>
        <w:lang w:val="en-US"/>
      </w:rPr>
    </w:pPr>
    <w:r w:rsidRPr="003248C0">
      <w:rPr>
        <w:lang w:val="en-US"/>
      </w:rPr>
      <w:t xml:space="preserve">Running Head: </w:t>
    </w:r>
    <w:r>
      <w:rPr>
        <w:lang w:val="en-US"/>
      </w:rPr>
      <w:t xml:space="preserve">Vocal </w:t>
    </w:r>
    <w:r w:rsidRPr="007970AA">
      <w:rPr>
        <w:lang w:val="en-US"/>
      </w:rPr>
      <w:t>Emotion Recognition – Sin</w:t>
    </w:r>
    <w:r>
      <w:rPr>
        <w:lang w:val="en-US"/>
      </w:rPr>
      <w:t>gers vs. Instrumentalists</w:t>
    </w:r>
  </w:p>
  <w:p w14:paraId="6496DBD2" w14:textId="77777777" w:rsidR="00783666" w:rsidRPr="003248C0" w:rsidRDefault="00783666" w:rsidP="003248C0">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D0DDCC"/>
    <w:lvl w:ilvl="0">
      <w:start w:val="1"/>
      <w:numFmt w:val="decimal"/>
      <w:pStyle w:val="Listennummer5"/>
      <w:lvlText w:val="%1."/>
      <w:lvlJc w:val="left"/>
      <w:pPr>
        <w:tabs>
          <w:tab w:val="num" w:pos="1492"/>
        </w:tabs>
        <w:ind w:left="1492" w:hanging="360"/>
      </w:pPr>
    </w:lvl>
  </w:abstractNum>
  <w:abstractNum w:abstractNumId="1" w15:restartNumberingAfterBreak="0">
    <w:nsid w:val="033B29EE"/>
    <w:multiLevelType w:val="multilevel"/>
    <w:tmpl w:val="9C5E330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06AF0B12"/>
    <w:multiLevelType w:val="multilevel"/>
    <w:tmpl w:val="DADA6296"/>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567"/>
        </w:tabs>
        <w:ind w:left="1143" w:hanging="576"/>
      </w:pPr>
    </w:lvl>
    <w:lvl w:ilvl="2">
      <w:start w:val="1"/>
      <w:numFmt w:val="decimal"/>
      <w:pStyle w:val="berschrift3"/>
      <w:lvlText w:val="%1.%2.%3"/>
      <w:lvlJc w:val="left"/>
      <w:pPr>
        <w:tabs>
          <w:tab w:val="num" w:pos="0"/>
        </w:tabs>
        <w:ind w:left="720" w:hanging="720"/>
      </w:pPr>
      <w:rPr>
        <w:rFonts w:ascii="F16" w:hAnsi="F16"/>
        <w:lang w:val="de-DE"/>
      </w:r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3" w15:restartNumberingAfterBreak="0">
    <w:nsid w:val="101A5762"/>
    <w:multiLevelType w:val="hybridMultilevel"/>
    <w:tmpl w:val="210C26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886775"/>
    <w:multiLevelType w:val="hybridMultilevel"/>
    <w:tmpl w:val="62221652"/>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5" w15:restartNumberingAfterBreak="0">
    <w:nsid w:val="186A4662"/>
    <w:multiLevelType w:val="multilevel"/>
    <w:tmpl w:val="ADC022D0"/>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906211A"/>
    <w:multiLevelType w:val="multilevel"/>
    <w:tmpl w:val="59B278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B7802C5"/>
    <w:multiLevelType w:val="hybridMultilevel"/>
    <w:tmpl w:val="553C5300"/>
    <w:lvl w:ilvl="0" w:tplc="7E3436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2758"/>
    <w:multiLevelType w:val="hybridMultilevel"/>
    <w:tmpl w:val="E370EA4A"/>
    <w:lvl w:ilvl="0" w:tplc="0F74140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83C2A"/>
    <w:multiLevelType w:val="hybridMultilevel"/>
    <w:tmpl w:val="BEC664D0"/>
    <w:lvl w:ilvl="0" w:tplc="0546915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A91817"/>
    <w:multiLevelType w:val="multilevel"/>
    <w:tmpl w:val="AE267A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lang w:val="de-D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81416BA"/>
    <w:multiLevelType w:val="multilevel"/>
    <w:tmpl w:val="0C80C9F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38EF6428"/>
    <w:multiLevelType w:val="hybridMultilevel"/>
    <w:tmpl w:val="8C983C1C"/>
    <w:lvl w:ilvl="0" w:tplc="1ABCF0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4D4A41"/>
    <w:multiLevelType w:val="hybridMultilevel"/>
    <w:tmpl w:val="FC945EDC"/>
    <w:lvl w:ilvl="0" w:tplc="0A245360">
      <w:numFmt w:val="bullet"/>
      <w:lvlText w:val=""/>
      <w:lvlJc w:val="left"/>
      <w:pPr>
        <w:ind w:left="720" w:hanging="360"/>
      </w:pPr>
      <w:rPr>
        <w:rFonts w:ascii="Symbol" w:eastAsiaTheme="minorHAnsi"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13B2C4C"/>
    <w:multiLevelType w:val="hybridMultilevel"/>
    <w:tmpl w:val="C1BA8D1A"/>
    <w:lvl w:ilvl="0" w:tplc="9FC4BCF6">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89956C6"/>
    <w:multiLevelType w:val="hybridMultilevel"/>
    <w:tmpl w:val="2E164B1A"/>
    <w:lvl w:ilvl="0" w:tplc="054691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A2C55"/>
    <w:multiLevelType w:val="multilevel"/>
    <w:tmpl w:val="E182C75A"/>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7" w15:restartNumberingAfterBreak="0">
    <w:nsid w:val="4E196349"/>
    <w:multiLevelType w:val="multilevel"/>
    <w:tmpl w:val="711CBA56"/>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rFonts w:ascii="F16" w:hAnsi="F16"/>
        <w:lang w:val="de-DE"/>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8" w15:restartNumberingAfterBreak="0">
    <w:nsid w:val="51700262"/>
    <w:multiLevelType w:val="hybridMultilevel"/>
    <w:tmpl w:val="09D0D138"/>
    <w:lvl w:ilvl="0" w:tplc="CC2AE8C2">
      <w:start w:val="2"/>
      <w:numFmt w:val="bullet"/>
      <w:lvlText w:val="-"/>
      <w:lvlJc w:val="left"/>
      <w:pPr>
        <w:ind w:left="936" w:hanging="360"/>
      </w:pPr>
      <w:rPr>
        <w:rFonts w:ascii="Times New Roman" w:eastAsiaTheme="minorHAnsi" w:hAnsi="Times New Roman" w:cs="Times New Roman" w:hint="default"/>
      </w:rPr>
    </w:lvl>
    <w:lvl w:ilvl="1" w:tplc="04070003" w:tentative="1">
      <w:start w:val="1"/>
      <w:numFmt w:val="bullet"/>
      <w:lvlText w:val="o"/>
      <w:lvlJc w:val="left"/>
      <w:pPr>
        <w:ind w:left="1656" w:hanging="360"/>
      </w:pPr>
      <w:rPr>
        <w:rFonts w:ascii="Courier New" w:hAnsi="Courier New" w:cs="Courier New" w:hint="default"/>
      </w:rPr>
    </w:lvl>
    <w:lvl w:ilvl="2" w:tplc="04070005" w:tentative="1">
      <w:start w:val="1"/>
      <w:numFmt w:val="bullet"/>
      <w:lvlText w:val=""/>
      <w:lvlJc w:val="left"/>
      <w:pPr>
        <w:ind w:left="2376" w:hanging="360"/>
      </w:pPr>
      <w:rPr>
        <w:rFonts w:ascii="Wingdings" w:hAnsi="Wingdings" w:hint="default"/>
      </w:rPr>
    </w:lvl>
    <w:lvl w:ilvl="3" w:tplc="04070001" w:tentative="1">
      <w:start w:val="1"/>
      <w:numFmt w:val="bullet"/>
      <w:lvlText w:val=""/>
      <w:lvlJc w:val="left"/>
      <w:pPr>
        <w:ind w:left="3096" w:hanging="360"/>
      </w:pPr>
      <w:rPr>
        <w:rFonts w:ascii="Symbol" w:hAnsi="Symbol" w:hint="default"/>
      </w:rPr>
    </w:lvl>
    <w:lvl w:ilvl="4" w:tplc="04070003" w:tentative="1">
      <w:start w:val="1"/>
      <w:numFmt w:val="bullet"/>
      <w:lvlText w:val="o"/>
      <w:lvlJc w:val="left"/>
      <w:pPr>
        <w:ind w:left="3816" w:hanging="360"/>
      </w:pPr>
      <w:rPr>
        <w:rFonts w:ascii="Courier New" w:hAnsi="Courier New" w:cs="Courier New" w:hint="default"/>
      </w:rPr>
    </w:lvl>
    <w:lvl w:ilvl="5" w:tplc="04070005" w:tentative="1">
      <w:start w:val="1"/>
      <w:numFmt w:val="bullet"/>
      <w:lvlText w:val=""/>
      <w:lvlJc w:val="left"/>
      <w:pPr>
        <w:ind w:left="4536" w:hanging="360"/>
      </w:pPr>
      <w:rPr>
        <w:rFonts w:ascii="Wingdings" w:hAnsi="Wingdings" w:hint="default"/>
      </w:rPr>
    </w:lvl>
    <w:lvl w:ilvl="6" w:tplc="04070001" w:tentative="1">
      <w:start w:val="1"/>
      <w:numFmt w:val="bullet"/>
      <w:lvlText w:val=""/>
      <w:lvlJc w:val="left"/>
      <w:pPr>
        <w:ind w:left="5256" w:hanging="360"/>
      </w:pPr>
      <w:rPr>
        <w:rFonts w:ascii="Symbol" w:hAnsi="Symbol" w:hint="default"/>
      </w:rPr>
    </w:lvl>
    <w:lvl w:ilvl="7" w:tplc="04070003" w:tentative="1">
      <w:start w:val="1"/>
      <w:numFmt w:val="bullet"/>
      <w:lvlText w:val="o"/>
      <w:lvlJc w:val="left"/>
      <w:pPr>
        <w:ind w:left="5976" w:hanging="360"/>
      </w:pPr>
      <w:rPr>
        <w:rFonts w:ascii="Courier New" w:hAnsi="Courier New" w:cs="Courier New" w:hint="default"/>
      </w:rPr>
    </w:lvl>
    <w:lvl w:ilvl="8" w:tplc="04070005" w:tentative="1">
      <w:start w:val="1"/>
      <w:numFmt w:val="bullet"/>
      <w:lvlText w:val=""/>
      <w:lvlJc w:val="left"/>
      <w:pPr>
        <w:ind w:left="6696" w:hanging="360"/>
      </w:pPr>
      <w:rPr>
        <w:rFonts w:ascii="Wingdings" w:hAnsi="Wingdings" w:hint="default"/>
      </w:rPr>
    </w:lvl>
  </w:abstractNum>
  <w:abstractNum w:abstractNumId="19" w15:restartNumberingAfterBreak="0">
    <w:nsid w:val="54C3154E"/>
    <w:multiLevelType w:val="multilevel"/>
    <w:tmpl w:val="27D6C81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rFonts w:ascii="F16" w:hAnsi="F16"/>
        <w:lang w:val="de-DE"/>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0" w15:restartNumberingAfterBreak="0">
    <w:nsid w:val="585036FE"/>
    <w:multiLevelType w:val="hybridMultilevel"/>
    <w:tmpl w:val="21A2AC56"/>
    <w:lvl w:ilvl="0" w:tplc="211C810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9C40A96"/>
    <w:multiLevelType w:val="hybridMultilevel"/>
    <w:tmpl w:val="49247F1A"/>
    <w:lvl w:ilvl="0" w:tplc="C1EC2636">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A483F11"/>
    <w:multiLevelType w:val="hybridMultilevel"/>
    <w:tmpl w:val="69D8FD82"/>
    <w:lvl w:ilvl="0" w:tplc="211C8108">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B9831C4"/>
    <w:multiLevelType w:val="multilevel"/>
    <w:tmpl w:val="CF020532"/>
    <w:lvl w:ilvl="0">
      <w:start w:val="1"/>
      <w:numFmt w:val="bullet"/>
      <w:lvlText w:val=""/>
      <w:lvlJc w:val="left"/>
      <w:pPr>
        <w:tabs>
          <w:tab w:val="num" w:pos="0"/>
        </w:tabs>
        <w:ind w:left="432" w:hanging="432"/>
      </w:pPr>
      <w:rPr>
        <w:rFonts w:ascii="Symbol" w:hAnsi="Symbol" w:hint="default"/>
      </w:r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4" w15:restartNumberingAfterBreak="0">
    <w:nsid w:val="5CB5634E"/>
    <w:multiLevelType w:val="hybridMultilevel"/>
    <w:tmpl w:val="D46837E8"/>
    <w:lvl w:ilvl="0" w:tplc="054691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10A0523"/>
    <w:multiLevelType w:val="hybridMultilevel"/>
    <w:tmpl w:val="4F562006"/>
    <w:lvl w:ilvl="0" w:tplc="4BCEA004">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8436AFC"/>
    <w:multiLevelType w:val="hybridMultilevel"/>
    <w:tmpl w:val="538696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79EA6AB6"/>
    <w:multiLevelType w:val="multilevel"/>
    <w:tmpl w:val="4A3EB9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68978514">
    <w:abstractNumId w:val="2"/>
  </w:num>
  <w:num w:numId="2" w16cid:durableId="1515342134">
    <w:abstractNumId w:val="19"/>
  </w:num>
  <w:num w:numId="3" w16cid:durableId="1813405327">
    <w:abstractNumId w:val="16"/>
  </w:num>
  <w:num w:numId="4" w16cid:durableId="538323248">
    <w:abstractNumId w:val="11"/>
  </w:num>
  <w:num w:numId="5" w16cid:durableId="1535002087">
    <w:abstractNumId w:val="5"/>
  </w:num>
  <w:num w:numId="6" w16cid:durableId="1072628620">
    <w:abstractNumId w:val="1"/>
  </w:num>
  <w:num w:numId="7" w16cid:durableId="924144016">
    <w:abstractNumId w:val="23"/>
  </w:num>
  <w:num w:numId="8" w16cid:durableId="635259752">
    <w:abstractNumId w:val="10"/>
  </w:num>
  <w:num w:numId="9" w16cid:durableId="865295588">
    <w:abstractNumId w:val="17"/>
  </w:num>
  <w:num w:numId="10" w16cid:durableId="1900675547">
    <w:abstractNumId w:val="13"/>
  </w:num>
  <w:num w:numId="11" w16cid:durableId="2060352200">
    <w:abstractNumId w:val="3"/>
  </w:num>
  <w:num w:numId="12" w16cid:durableId="10958207">
    <w:abstractNumId w:val="21"/>
  </w:num>
  <w:num w:numId="13" w16cid:durableId="995767170">
    <w:abstractNumId w:val="4"/>
  </w:num>
  <w:num w:numId="14" w16cid:durableId="1497266866">
    <w:abstractNumId w:val="25"/>
  </w:num>
  <w:num w:numId="15" w16cid:durableId="699865653">
    <w:abstractNumId w:val="28"/>
  </w:num>
  <w:num w:numId="16" w16cid:durableId="1043091502">
    <w:abstractNumId w:val="27"/>
  </w:num>
  <w:num w:numId="17" w16cid:durableId="801507984">
    <w:abstractNumId w:val="14"/>
  </w:num>
  <w:num w:numId="18" w16cid:durableId="1894004550">
    <w:abstractNumId w:val="15"/>
  </w:num>
  <w:num w:numId="19" w16cid:durableId="645938285">
    <w:abstractNumId w:val="24"/>
  </w:num>
  <w:num w:numId="20" w16cid:durableId="1656568082">
    <w:abstractNumId w:val="9"/>
  </w:num>
  <w:num w:numId="21" w16cid:durableId="1910846186">
    <w:abstractNumId w:val="8"/>
  </w:num>
  <w:num w:numId="22" w16cid:durableId="11275043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4702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239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462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95904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180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254564">
    <w:abstractNumId w:val="26"/>
  </w:num>
  <w:num w:numId="29" w16cid:durableId="2132354617">
    <w:abstractNumId w:val="20"/>
  </w:num>
  <w:num w:numId="30" w16cid:durableId="45223859">
    <w:abstractNumId w:val="22"/>
  </w:num>
  <w:num w:numId="31" w16cid:durableId="996306122">
    <w:abstractNumId w:val="12"/>
  </w:num>
  <w:num w:numId="32" w16cid:durableId="599945345">
    <w:abstractNumId w:val="7"/>
  </w:num>
  <w:num w:numId="33" w16cid:durableId="1439645911">
    <w:abstractNumId w:val="6"/>
  </w:num>
  <w:num w:numId="34" w16cid:durableId="1066535677">
    <w:abstractNumId w:val="18"/>
  </w:num>
  <w:num w:numId="35" w16cid:durableId="2027437164">
    <w:abstractNumId w:val="0"/>
  </w:num>
  <w:num w:numId="36" w16cid:durableId="1447848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54447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rson w15:author="Christine Nussbaum">
    <w15:presenceInfo w15:providerId="None" w15:userId="Christine Nussbau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6A"/>
    <w:rsid w:val="0000281E"/>
    <w:rsid w:val="00003F8B"/>
    <w:rsid w:val="000101FE"/>
    <w:rsid w:val="00012A7C"/>
    <w:rsid w:val="000138BD"/>
    <w:rsid w:val="00016B51"/>
    <w:rsid w:val="000179F6"/>
    <w:rsid w:val="00026760"/>
    <w:rsid w:val="000300E4"/>
    <w:rsid w:val="000314E0"/>
    <w:rsid w:val="00034CA9"/>
    <w:rsid w:val="00035716"/>
    <w:rsid w:val="00037AAA"/>
    <w:rsid w:val="0004103C"/>
    <w:rsid w:val="000458DA"/>
    <w:rsid w:val="000475F5"/>
    <w:rsid w:val="000478F5"/>
    <w:rsid w:val="00047E5B"/>
    <w:rsid w:val="00050D5A"/>
    <w:rsid w:val="00051D17"/>
    <w:rsid w:val="000532D2"/>
    <w:rsid w:val="0005479C"/>
    <w:rsid w:val="00054DD6"/>
    <w:rsid w:val="00055A49"/>
    <w:rsid w:val="0005749E"/>
    <w:rsid w:val="0006349B"/>
    <w:rsid w:val="000639A2"/>
    <w:rsid w:val="000759D5"/>
    <w:rsid w:val="00080560"/>
    <w:rsid w:val="0008080B"/>
    <w:rsid w:val="0008166B"/>
    <w:rsid w:val="00084FCE"/>
    <w:rsid w:val="00092969"/>
    <w:rsid w:val="000942B8"/>
    <w:rsid w:val="000A08E0"/>
    <w:rsid w:val="000A2FEC"/>
    <w:rsid w:val="000A3C46"/>
    <w:rsid w:val="000A403F"/>
    <w:rsid w:val="000A5A16"/>
    <w:rsid w:val="000A7A6D"/>
    <w:rsid w:val="000B7E9B"/>
    <w:rsid w:val="000C0F97"/>
    <w:rsid w:val="000C589E"/>
    <w:rsid w:val="000C7D80"/>
    <w:rsid w:val="000D227A"/>
    <w:rsid w:val="000D48EA"/>
    <w:rsid w:val="000D4B35"/>
    <w:rsid w:val="000E3EF5"/>
    <w:rsid w:val="000E7DE9"/>
    <w:rsid w:val="000F59CA"/>
    <w:rsid w:val="000F6662"/>
    <w:rsid w:val="000F66F0"/>
    <w:rsid w:val="00103873"/>
    <w:rsid w:val="00107C7A"/>
    <w:rsid w:val="00113F27"/>
    <w:rsid w:val="00116E5E"/>
    <w:rsid w:val="001208F3"/>
    <w:rsid w:val="001241B7"/>
    <w:rsid w:val="00126108"/>
    <w:rsid w:val="00131131"/>
    <w:rsid w:val="00132DF0"/>
    <w:rsid w:val="0014275B"/>
    <w:rsid w:val="00154D92"/>
    <w:rsid w:val="00154FBD"/>
    <w:rsid w:val="001551DA"/>
    <w:rsid w:val="00170470"/>
    <w:rsid w:val="00174A83"/>
    <w:rsid w:val="00175C49"/>
    <w:rsid w:val="00183682"/>
    <w:rsid w:val="00185F9C"/>
    <w:rsid w:val="00185FBD"/>
    <w:rsid w:val="001867C9"/>
    <w:rsid w:val="00187F9A"/>
    <w:rsid w:val="00191AD4"/>
    <w:rsid w:val="00192E0D"/>
    <w:rsid w:val="00195E7E"/>
    <w:rsid w:val="001A00CF"/>
    <w:rsid w:val="001A07A4"/>
    <w:rsid w:val="001A28A1"/>
    <w:rsid w:val="001A52C7"/>
    <w:rsid w:val="001A60F8"/>
    <w:rsid w:val="001A71C5"/>
    <w:rsid w:val="001A7262"/>
    <w:rsid w:val="001A7C9A"/>
    <w:rsid w:val="001B048C"/>
    <w:rsid w:val="001B28AF"/>
    <w:rsid w:val="001B35E1"/>
    <w:rsid w:val="001C1822"/>
    <w:rsid w:val="001C31F7"/>
    <w:rsid w:val="001C38B4"/>
    <w:rsid w:val="001C3DE0"/>
    <w:rsid w:val="001C6EA3"/>
    <w:rsid w:val="001C77F8"/>
    <w:rsid w:val="001D12FB"/>
    <w:rsid w:val="001D2996"/>
    <w:rsid w:val="001D36B4"/>
    <w:rsid w:val="001D78D0"/>
    <w:rsid w:val="001D7A38"/>
    <w:rsid w:val="001E135D"/>
    <w:rsid w:val="001E428D"/>
    <w:rsid w:val="001E43D7"/>
    <w:rsid w:val="001E5E17"/>
    <w:rsid w:val="001F5A34"/>
    <w:rsid w:val="0020154C"/>
    <w:rsid w:val="002058E4"/>
    <w:rsid w:val="00210667"/>
    <w:rsid w:val="00213F4E"/>
    <w:rsid w:val="0022129F"/>
    <w:rsid w:val="002218EB"/>
    <w:rsid w:val="002224D9"/>
    <w:rsid w:val="00223A01"/>
    <w:rsid w:val="00225FCB"/>
    <w:rsid w:val="00226CD0"/>
    <w:rsid w:val="0022798F"/>
    <w:rsid w:val="00232554"/>
    <w:rsid w:val="00236A58"/>
    <w:rsid w:val="0024244C"/>
    <w:rsid w:val="002443DE"/>
    <w:rsid w:val="0024516D"/>
    <w:rsid w:val="00247D0C"/>
    <w:rsid w:val="002539EA"/>
    <w:rsid w:val="0026304E"/>
    <w:rsid w:val="00271744"/>
    <w:rsid w:val="00271D7C"/>
    <w:rsid w:val="00274F88"/>
    <w:rsid w:val="002765C5"/>
    <w:rsid w:val="00280BCB"/>
    <w:rsid w:val="002827A7"/>
    <w:rsid w:val="00283238"/>
    <w:rsid w:val="0028780F"/>
    <w:rsid w:val="002878DE"/>
    <w:rsid w:val="00294516"/>
    <w:rsid w:val="00296057"/>
    <w:rsid w:val="002963DB"/>
    <w:rsid w:val="002A2967"/>
    <w:rsid w:val="002A3266"/>
    <w:rsid w:val="002A3565"/>
    <w:rsid w:val="002A6BFC"/>
    <w:rsid w:val="002A78F6"/>
    <w:rsid w:val="002A7A40"/>
    <w:rsid w:val="002B035F"/>
    <w:rsid w:val="002B546A"/>
    <w:rsid w:val="002B58E2"/>
    <w:rsid w:val="002B7E39"/>
    <w:rsid w:val="002C1832"/>
    <w:rsid w:val="002C50EF"/>
    <w:rsid w:val="002C75A7"/>
    <w:rsid w:val="002C7B59"/>
    <w:rsid w:val="002D0BDC"/>
    <w:rsid w:val="002D287B"/>
    <w:rsid w:val="002D5326"/>
    <w:rsid w:val="002E0186"/>
    <w:rsid w:val="002E6A20"/>
    <w:rsid w:val="002F67D7"/>
    <w:rsid w:val="002F6B62"/>
    <w:rsid w:val="00300AA7"/>
    <w:rsid w:val="00304AAC"/>
    <w:rsid w:val="00307001"/>
    <w:rsid w:val="00310C23"/>
    <w:rsid w:val="00311EE4"/>
    <w:rsid w:val="00313CDC"/>
    <w:rsid w:val="00314339"/>
    <w:rsid w:val="00314978"/>
    <w:rsid w:val="00314FA2"/>
    <w:rsid w:val="0031788F"/>
    <w:rsid w:val="00320749"/>
    <w:rsid w:val="00321080"/>
    <w:rsid w:val="003233F7"/>
    <w:rsid w:val="003248C0"/>
    <w:rsid w:val="003346A7"/>
    <w:rsid w:val="003357BA"/>
    <w:rsid w:val="00337419"/>
    <w:rsid w:val="00342CD4"/>
    <w:rsid w:val="0034561D"/>
    <w:rsid w:val="00352FE2"/>
    <w:rsid w:val="00355248"/>
    <w:rsid w:val="0036429D"/>
    <w:rsid w:val="00365442"/>
    <w:rsid w:val="00371A45"/>
    <w:rsid w:val="00372F20"/>
    <w:rsid w:val="003760A4"/>
    <w:rsid w:val="003817B4"/>
    <w:rsid w:val="003841C7"/>
    <w:rsid w:val="0038469A"/>
    <w:rsid w:val="00386032"/>
    <w:rsid w:val="0039013A"/>
    <w:rsid w:val="0039449E"/>
    <w:rsid w:val="00395044"/>
    <w:rsid w:val="003A5B4B"/>
    <w:rsid w:val="003C0E94"/>
    <w:rsid w:val="003C349C"/>
    <w:rsid w:val="003D0C93"/>
    <w:rsid w:val="003D3E7B"/>
    <w:rsid w:val="003D5387"/>
    <w:rsid w:val="003D6591"/>
    <w:rsid w:val="003E243E"/>
    <w:rsid w:val="003E2F9E"/>
    <w:rsid w:val="003F4ADF"/>
    <w:rsid w:val="003F773D"/>
    <w:rsid w:val="00401B1C"/>
    <w:rsid w:val="00402041"/>
    <w:rsid w:val="0040244E"/>
    <w:rsid w:val="004107ED"/>
    <w:rsid w:val="0041157A"/>
    <w:rsid w:val="004143B2"/>
    <w:rsid w:val="00414F4F"/>
    <w:rsid w:val="00416308"/>
    <w:rsid w:val="00431731"/>
    <w:rsid w:val="00433681"/>
    <w:rsid w:val="00435569"/>
    <w:rsid w:val="0044453D"/>
    <w:rsid w:val="00453BAE"/>
    <w:rsid w:val="0045428A"/>
    <w:rsid w:val="00462CFE"/>
    <w:rsid w:val="00464517"/>
    <w:rsid w:val="0046637E"/>
    <w:rsid w:val="00470BD4"/>
    <w:rsid w:val="0047591B"/>
    <w:rsid w:val="0048090C"/>
    <w:rsid w:val="00484889"/>
    <w:rsid w:val="0049209C"/>
    <w:rsid w:val="004933AA"/>
    <w:rsid w:val="004950A9"/>
    <w:rsid w:val="004A14AB"/>
    <w:rsid w:val="004A2BB7"/>
    <w:rsid w:val="004A5511"/>
    <w:rsid w:val="004A6C29"/>
    <w:rsid w:val="004B4EEA"/>
    <w:rsid w:val="004B63AE"/>
    <w:rsid w:val="004B796E"/>
    <w:rsid w:val="004C1F98"/>
    <w:rsid w:val="004C2E72"/>
    <w:rsid w:val="004C5871"/>
    <w:rsid w:val="004C6E77"/>
    <w:rsid w:val="004D036E"/>
    <w:rsid w:val="004D0D8E"/>
    <w:rsid w:val="004D3544"/>
    <w:rsid w:val="004D53D8"/>
    <w:rsid w:val="004D5B06"/>
    <w:rsid w:val="004E1C1D"/>
    <w:rsid w:val="004E2C07"/>
    <w:rsid w:val="004E31A8"/>
    <w:rsid w:val="004E3261"/>
    <w:rsid w:val="004E4468"/>
    <w:rsid w:val="004F3ACD"/>
    <w:rsid w:val="004F5C76"/>
    <w:rsid w:val="00501FDE"/>
    <w:rsid w:val="00502CA4"/>
    <w:rsid w:val="00507DFD"/>
    <w:rsid w:val="00510B5B"/>
    <w:rsid w:val="00510D22"/>
    <w:rsid w:val="00511BEC"/>
    <w:rsid w:val="00512C53"/>
    <w:rsid w:val="00516C50"/>
    <w:rsid w:val="00530A7B"/>
    <w:rsid w:val="00536AFD"/>
    <w:rsid w:val="0054066C"/>
    <w:rsid w:val="00540B70"/>
    <w:rsid w:val="00541569"/>
    <w:rsid w:val="00544180"/>
    <w:rsid w:val="0054425F"/>
    <w:rsid w:val="00546C2C"/>
    <w:rsid w:val="00550A5F"/>
    <w:rsid w:val="00551974"/>
    <w:rsid w:val="00552EE1"/>
    <w:rsid w:val="00560551"/>
    <w:rsid w:val="00562384"/>
    <w:rsid w:val="005624AD"/>
    <w:rsid w:val="005646A9"/>
    <w:rsid w:val="00565D5C"/>
    <w:rsid w:val="00565D68"/>
    <w:rsid w:val="0056752E"/>
    <w:rsid w:val="00570224"/>
    <w:rsid w:val="00570807"/>
    <w:rsid w:val="00573A18"/>
    <w:rsid w:val="00575793"/>
    <w:rsid w:val="00576CBC"/>
    <w:rsid w:val="005772ED"/>
    <w:rsid w:val="00582B7A"/>
    <w:rsid w:val="00583DA7"/>
    <w:rsid w:val="00586D32"/>
    <w:rsid w:val="00586E04"/>
    <w:rsid w:val="00590855"/>
    <w:rsid w:val="00596867"/>
    <w:rsid w:val="005A0105"/>
    <w:rsid w:val="005A0815"/>
    <w:rsid w:val="005A3FD1"/>
    <w:rsid w:val="005A730E"/>
    <w:rsid w:val="005C2845"/>
    <w:rsid w:val="005C36C2"/>
    <w:rsid w:val="005D275B"/>
    <w:rsid w:val="005D3A49"/>
    <w:rsid w:val="005D6764"/>
    <w:rsid w:val="005E2496"/>
    <w:rsid w:val="005E349A"/>
    <w:rsid w:val="005E3C4B"/>
    <w:rsid w:val="005E7D4D"/>
    <w:rsid w:val="005E7F74"/>
    <w:rsid w:val="005E7FF6"/>
    <w:rsid w:val="005F06C1"/>
    <w:rsid w:val="005F2477"/>
    <w:rsid w:val="005F2B9C"/>
    <w:rsid w:val="005F64C6"/>
    <w:rsid w:val="005F7720"/>
    <w:rsid w:val="00602F05"/>
    <w:rsid w:val="006046A3"/>
    <w:rsid w:val="00612493"/>
    <w:rsid w:val="006161F8"/>
    <w:rsid w:val="0062107D"/>
    <w:rsid w:val="00623954"/>
    <w:rsid w:val="006269CD"/>
    <w:rsid w:val="00630068"/>
    <w:rsid w:val="00630530"/>
    <w:rsid w:val="006318BC"/>
    <w:rsid w:val="00631FCB"/>
    <w:rsid w:val="00634B52"/>
    <w:rsid w:val="00635E08"/>
    <w:rsid w:val="00635F15"/>
    <w:rsid w:val="0064552C"/>
    <w:rsid w:val="0065040D"/>
    <w:rsid w:val="00654D96"/>
    <w:rsid w:val="006635B8"/>
    <w:rsid w:val="006635FF"/>
    <w:rsid w:val="006667CB"/>
    <w:rsid w:val="0066768B"/>
    <w:rsid w:val="0067045A"/>
    <w:rsid w:val="006714E9"/>
    <w:rsid w:val="00672558"/>
    <w:rsid w:val="0067277A"/>
    <w:rsid w:val="0067663C"/>
    <w:rsid w:val="00682275"/>
    <w:rsid w:val="00693787"/>
    <w:rsid w:val="00694DAD"/>
    <w:rsid w:val="006952CF"/>
    <w:rsid w:val="006A2889"/>
    <w:rsid w:val="006A28E4"/>
    <w:rsid w:val="006A4878"/>
    <w:rsid w:val="006A65B9"/>
    <w:rsid w:val="006B04EA"/>
    <w:rsid w:val="006B0670"/>
    <w:rsid w:val="006C057F"/>
    <w:rsid w:val="006C0646"/>
    <w:rsid w:val="006C19B0"/>
    <w:rsid w:val="006C24C4"/>
    <w:rsid w:val="006D5E65"/>
    <w:rsid w:val="006D7CD5"/>
    <w:rsid w:val="006E04EE"/>
    <w:rsid w:val="006E1F2C"/>
    <w:rsid w:val="006E5592"/>
    <w:rsid w:val="006E73AE"/>
    <w:rsid w:val="006F443A"/>
    <w:rsid w:val="007025D4"/>
    <w:rsid w:val="00704A03"/>
    <w:rsid w:val="00704F14"/>
    <w:rsid w:val="00707AD7"/>
    <w:rsid w:val="00711333"/>
    <w:rsid w:val="0071194B"/>
    <w:rsid w:val="00711C65"/>
    <w:rsid w:val="0071278A"/>
    <w:rsid w:val="00712BE6"/>
    <w:rsid w:val="007131F9"/>
    <w:rsid w:val="00713DC0"/>
    <w:rsid w:val="007167F1"/>
    <w:rsid w:val="00720685"/>
    <w:rsid w:val="00720FB5"/>
    <w:rsid w:val="0072385E"/>
    <w:rsid w:val="007238A3"/>
    <w:rsid w:val="0073052F"/>
    <w:rsid w:val="00740163"/>
    <w:rsid w:val="00745500"/>
    <w:rsid w:val="00745F44"/>
    <w:rsid w:val="007465BB"/>
    <w:rsid w:val="00752230"/>
    <w:rsid w:val="0075381D"/>
    <w:rsid w:val="00753983"/>
    <w:rsid w:val="0075526B"/>
    <w:rsid w:val="00756295"/>
    <w:rsid w:val="007564B3"/>
    <w:rsid w:val="00757FD0"/>
    <w:rsid w:val="00763958"/>
    <w:rsid w:val="00765D52"/>
    <w:rsid w:val="00767C99"/>
    <w:rsid w:val="00770083"/>
    <w:rsid w:val="0077024F"/>
    <w:rsid w:val="00770CF4"/>
    <w:rsid w:val="00780793"/>
    <w:rsid w:val="00783666"/>
    <w:rsid w:val="00793392"/>
    <w:rsid w:val="00795116"/>
    <w:rsid w:val="007970AA"/>
    <w:rsid w:val="00797E97"/>
    <w:rsid w:val="007A2F46"/>
    <w:rsid w:val="007A4623"/>
    <w:rsid w:val="007A55E3"/>
    <w:rsid w:val="007A5B06"/>
    <w:rsid w:val="007A6E13"/>
    <w:rsid w:val="007B1498"/>
    <w:rsid w:val="007B2CFC"/>
    <w:rsid w:val="007B319D"/>
    <w:rsid w:val="007B4193"/>
    <w:rsid w:val="007B533F"/>
    <w:rsid w:val="007C636B"/>
    <w:rsid w:val="007C6B57"/>
    <w:rsid w:val="007D0B23"/>
    <w:rsid w:val="007D0C7D"/>
    <w:rsid w:val="007D4447"/>
    <w:rsid w:val="007D56D3"/>
    <w:rsid w:val="007D5C03"/>
    <w:rsid w:val="007E0709"/>
    <w:rsid w:val="007E24EC"/>
    <w:rsid w:val="007E42E7"/>
    <w:rsid w:val="007E78C8"/>
    <w:rsid w:val="007F4F7C"/>
    <w:rsid w:val="007F7061"/>
    <w:rsid w:val="007F728E"/>
    <w:rsid w:val="008013AD"/>
    <w:rsid w:val="008015F3"/>
    <w:rsid w:val="008029DA"/>
    <w:rsid w:val="008156EF"/>
    <w:rsid w:val="008173C5"/>
    <w:rsid w:val="00823796"/>
    <w:rsid w:val="00825252"/>
    <w:rsid w:val="008370D6"/>
    <w:rsid w:val="008403B2"/>
    <w:rsid w:val="0084087B"/>
    <w:rsid w:val="00841426"/>
    <w:rsid w:val="008467DE"/>
    <w:rsid w:val="00847C16"/>
    <w:rsid w:val="00850059"/>
    <w:rsid w:val="00850848"/>
    <w:rsid w:val="008509B5"/>
    <w:rsid w:val="00863B35"/>
    <w:rsid w:val="00866130"/>
    <w:rsid w:val="00866B65"/>
    <w:rsid w:val="00867426"/>
    <w:rsid w:val="008728CB"/>
    <w:rsid w:val="00873573"/>
    <w:rsid w:val="008802ED"/>
    <w:rsid w:val="008818B7"/>
    <w:rsid w:val="00885092"/>
    <w:rsid w:val="00886C4C"/>
    <w:rsid w:val="00891537"/>
    <w:rsid w:val="008927F9"/>
    <w:rsid w:val="008A066A"/>
    <w:rsid w:val="008A4009"/>
    <w:rsid w:val="008B032D"/>
    <w:rsid w:val="008B0619"/>
    <w:rsid w:val="008B2753"/>
    <w:rsid w:val="008B293B"/>
    <w:rsid w:val="008C04FC"/>
    <w:rsid w:val="008C1FE4"/>
    <w:rsid w:val="008D6FC0"/>
    <w:rsid w:val="008E2C25"/>
    <w:rsid w:val="008E7D96"/>
    <w:rsid w:val="008F2C5A"/>
    <w:rsid w:val="008F4AA1"/>
    <w:rsid w:val="009032E4"/>
    <w:rsid w:val="009037AE"/>
    <w:rsid w:val="00904276"/>
    <w:rsid w:val="00912A04"/>
    <w:rsid w:val="0091335A"/>
    <w:rsid w:val="009179B7"/>
    <w:rsid w:val="009228AE"/>
    <w:rsid w:val="009247B5"/>
    <w:rsid w:val="0092555C"/>
    <w:rsid w:val="009276DD"/>
    <w:rsid w:val="009306A9"/>
    <w:rsid w:val="00934856"/>
    <w:rsid w:val="009368EE"/>
    <w:rsid w:val="0093777D"/>
    <w:rsid w:val="00943016"/>
    <w:rsid w:val="0094734D"/>
    <w:rsid w:val="00947754"/>
    <w:rsid w:val="00950B58"/>
    <w:rsid w:val="00952DD6"/>
    <w:rsid w:val="009532EF"/>
    <w:rsid w:val="00955A89"/>
    <w:rsid w:val="00955F49"/>
    <w:rsid w:val="00956620"/>
    <w:rsid w:val="00964350"/>
    <w:rsid w:val="009651F8"/>
    <w:rsid w:val="00965D81"/>
    <w:rsid w:val="009674CE"/>
    <w:rsid w:val="00967C23"/>
    <w:rsid w:val="0097416C"/>
    <w:rsid w:val="00976EB4"/>
    <w:rsid w:val="00982951"/>
    <w:rsid w:val="00984D46"/>
    <w:rsid w:val="0099429A"/>
    <w:rsid w:val="00995C46"/>
    <w:rsid w:val="00996A56"/>
    <w:rsid w:val="00996D3D"/>
    <w:rsid w:val="009A1CD9"/>
    <w:rsid w:val="009A2668"/>
    <w:rsid w:val="009A3245"/>
    <w:rsid w:val="009A6ED6"/>
    <w:rsid w:val="009B2C7C"/>
    <w:rsid w:val="009B3773"/>
    <w:rsid w:val="009B4CE6"/>
    <w:rsid w:val="009C2193"/>
    <w:rsid w:val="009C544A"/>
    <w:rsid w:val="009C5B4A"/>
    <w:rsid w:val="009D2C61"/>
    <w:rsid w:val="009D6F4E"/>
    <w:rsid w:val="009D73E2"/>
    <w:rsid w:val="009D7FFA"/>
    <w:rsid w:val="009E1C93"/>
    <w:rsid w:val="009E2E52"/>
    <w:rsid w:val="009E4D79"/>
    <w:rsid w:val="009E6341"/>
    <w:rsid w:val="009F4B1C"/>
    <w:rsid w:val="00A04B05"/>
    <w:rsid w:val="00A062E4"/>
    <w:rsid w:val="00A07A70"/>
    <w:rsid w:val="00A11AA7"/>
    <w:rsid w:val="00A11E72"/>
    <w:rsid w:val="00A14781"/>
    <w:rsid w:val="00A2410E"/>
    <w:rsid w:val="00A24398"/>
    <w:rsid w:val="00A252C9"/>
    <w:rsid w:val="00A2650B"/>
    <w:rsid w:val="00A265C7"/>
    <w:rsid w:val="00A31032"/>
    <w:rsid w:val="00A33C09"/>
    <w:rsid w:val="00A37691"/>
    <w:rsid w:val="00A37E29"/>
    <w:rsid w:val="00A41931"/>
    <w:rsid w:val="00A41D8A"/>
    <w:rsid w:val="00A50C7F"/>
    <w:rsid w:val="00A51D9A"/>
    <w:rsid w:val="00A52501"/>
    <w:rsid w:val="00A52759"/>
    <w:rsid w:val="00A52F9A"/>
    <w:rsid w:val="00A6449D"/>
    <w:rsid w:val="00A64784"/>
    <w:rsid w:val="00A650E6"/>
    <w:rsid w:val="00A732E5"/>
    <w:rsid w:val="00A74012"/>
    <w:rsid w:val="00A761C9"/>
    <w:rsid w:val="00A821FC"/>
    <w:rsid w:val="00AA062A"/>
    <w:rsid w:val="00AA1DF7"/>
    <w:rsid w:val="00AA1EBE"/>
    <w:rsid w:val="00AA30DD"/>
    <w:rsid w:val="00AB32A2"/>
    <w:rsid w:val="00AB63F6"/>
    <w:rsid w:val="00AB64A4"/>
    <w:rsid w:val="00AB6510"/>
    <w:rsid w:val="00AB7027"/>
    <w:rsid w:val="00AC4021"/>
    <w:rsid w:val="00AC7377"/>
    <w:rsid w:val="00AC7982"/>
    <w:rsid w:val="00AD2347"/>
    <w:rsid w:val="00AD3D12"/>
    <w:rsid w:val="00AE3611"/>
    <w:rsid w:val="00AE3680"/>
    <w:rsid w:val="00AE63C1"/>
    <w:rsid w:val="00AF5F15"/>
    <w:rsid w:val="00B1175A"/>
    <w:rsid w:val="00B145A6"/>
    <w:rsid w:val="00B202E5"/>
    <w:rsid w:val="00B227C6"/>
    <w:rsid w:val="00B22918"/>
    <w:rsid w:val="00B25641"/>
    <w:rsid w:val="00B274F3"/>
    <w:rsid w:val="00B27630"/>
    <w:rsid w:val="00B30AF1"/>
    <w:rsid w:val="00B325C6"/>
    <w:rsid w:val="00B32808"/>
    <w:rsid w:val="00B33F1A"/>
    <w:rsid w:val="00B347A0"/>
    <w:rsid w:val="00B35133"/>
    <w:rsid w:val="00B356BB"/>
    <w:rsid w:val="00B40B99"/>
    <w:rsid w:val="00B4172A"/>
    <w:rsid w:val="00B441A1"/>
    <w:rsid w:val="00B60758"/>
    <w:rsid w:val="00B613D5"/>
    <w:rsid w:val="00B62A05"/>
    <w:rsid w:val="00B6343F"/>
    <w:rsid w:val="00B65D00"/>
    <w:rsid w:val="00B67784"/>
    <w:rsid w:val="00B715B8"/>
    <w:rsid w:val="00B71A05"/>
    <w:rsid w:val="00B7407C"/>
    <w:rsid w:val="00B77CDC"/>
    <w:rsid w:val="00B8197F"/>
    <w:rsid w:val="00B857D2"/>
    <w:rsid w:val="00B912B0"/>
    <w:rsid w:val="00B9407D"/>
    <w:rsid w:val="00B952AF"/>
    <w:rsid w:val="00B972C4"/>
    <w:rsid w:val="00BA1C31"/>
    <w:rsid w:val="00BA3F76"/>
    <w:rsid w:val="00BB1706"/>
    <w:rsid w:val="00BB26FB"/>
    <w:rsid w:val="00BB53C7"/>
    <w:rsid w:val="00BC1317"/>
    <w:rsid w:val="00BC5426"/>
    <w:rsid w:val="00BC59E9"/>
    <w:rsid w:val="00BC6348"/>
    <w:rsid w:val="00BD049A"/>
    <w:rsid w:val="00BD3B86"/>
    <w:rsid w:val="00BD760B"/>
    <w:rsid w:val="00BE63B7"/>
    <w:rsid w:val="00BF4D79"/>
    <w:rsid w:val="00BF4FC0"/>
    <w:rsid w:val="00C009E5"/>
    <w:rsid w:val="00C07DE7"/>
    <w:rsid w:val="00C117B4"/>
    <w:rsid w:val="00C14C48"/>
    <w:rsid w:val="00C15B25"/>
    <w:rsid w:val="00C15E21"/>
    <w:rsid w:val="00C168A9"/>
    <w:rsid w:val="00C244B6"/>
    <w:rsid w:val="00C26A7A"/>
    <w:rsid w:val="00C27B42"/>
    <w:rsid w:val="00C322B1"/>
    <w:rsid w:val="00C32C17"/>
    <w:rsid w:val="00C33D59"/>
    <w:rsid w:val="00C34D5C"/>
    <w:rsid w:val="00C360A7"/>
    <w:rsid w:val="00C360C7"/>
    <w:rsid w:val="00C44106"/>
    <w:rsid w:val="00C45158"/>
    <w:rsid w:val="00C466F0"/>
    <w:rsid w:val="00C46EF6"/>
    <w:rsid w:val="00C55EC3"/>
    <w:rsid w:val="00C617CB"/>
    <w:rsid w:val="00C72DA6"/>
    <w:rsid w:val="00C76641"/>
    <w:rsid w:val="00C77CEF"/>
    <w:rsid w:val="00C878FF"/>
    <w:rsid w:val="00C902CB"/>
    <w:rsid w:val="00CA72A2"/>
    <w:rsid w:val="00CB2B09"/>
    <w:rsid w:val="00CB6359"/>
    <w:rsid w:val="00CB65B4"/>
    <w:rsid w:val="00CC04CC"/>
    <w:rsid w:val="00CC258C"/>
    <w:rsid w:val="00CC3E53"/>
    <w:rsid w:val="00CC5508"/>
    <w:rsid w:val="00CC5B5B"/>
    <w:rsid w:val="00CC60A1"/>
    <w:rsid w:val="00CD057B"/>
    <w:rsid w:val="00CD5912"/>
    <w:rsid w:val="00CE645F"/>
    <w:rsid w:val="00CE7250"/>
    <w:rsid w:val="00CF432E"/>
    <w:rsid w:val="00CF5672"/>
    <w:rsid w:val="00D00E69"/>
    <w:rsid w:val="00D02F2A"/>
    <w:rsid w:val="00D0490C"/>
    <w:rsid w:val="00D059DF"/>
    <w:rsid w:val="00D10658"/>
    <w:rsid w:val="00D1166C"/>
    <w:rsid w:val="00D12216"/>
    <w:rsid w:val="00D1401E"/>
    <w:rsid w:val="00D1676C"/>
    <w:rsid w:val="00D20553"/>
    <w:rsid w:val="00D25301"/>
    <w:rsid w:val="00D33CB9"/>
    <w:rsid w:val="00D368BB"/>
    <w:rsid w:val="00D3731B"/>
    <w:rsid w:val="00D3777C"/>
    <w:rsid w:val="00D37ECD"/>
    <w:rsid w:val="00D412F4"/>
    <w:rsid w:val="00D414F4"/>
    <w:rsid w:val="00D42394"/>
    <w:rsid w:val="00D52B01"/>
    <w:rsid w:val="00D55F31"/>
    <w:rsid w:val="00D57CA7"/>
    <w:rsid w:val="00D57D6A"/>
    <w:rsid w:val="00D60F72"/>
    <w:rsid w:val="00D6221F"/>
    <w:rsid w:val="00D62F64"/>
    <w:rsid w:val="00D64163"/>
    <w:rsid w:val="00D66D3F"/>
    <w:rsid w:val="00D82FCB"/>
    <w:rsid w:val="00D8427F"/>
    <w:rsid w:val="00D93AA9"/>
    <w:rsid w:val="00D93F94"/>
    <w:rsid w:val="00D94F96"/>
    <w:rsid w:val="00DA01D0"/>
    <w:rsid w:val="00DA41F1"/>
    <w:rsid w:val="00DA519C"/>
    <w:rsid w:val="00DB47FD"/>
    <w:rsid w:val="00DB4B9C"/>
    <w:rsid w:val="00DB7423"/>
    <w:rsid w:val="00DC0497"/>
    <w:rsid w:val="00DC1D73"/>
    <w:rsid w:val="00DC4232"/>
    <w:rsid w:val="00DC7723"/>
    <w:rsid w:val="00DC7F1C"/>
    <w:rsid w:val="00DD41E3"/>
    <w:rsid w:val="00DD4EE8"/>
    <w:rsid w:val="00DD6549"/>
    <w:rsid w:val="00DE1D1D"/>
    <w:rsid w:val="00DE504D"/>
    <w:rsid w:val="00DE6E40"/>
    <w:rsid w:val="00DE7FF7"/>
    <w:rsid w:val="00DF08F3"/>
    <w:rsid w:val="00DF2527"/>
    <w:rsid w:val="00DF2765"/>
    <w:rsid w:val="00E0044F"/>
    <w:rsid w:val="00E0112A"/>
    <w:rsid w:val="00E041D9"/>
    <w:rsid w:val="00E12F00"/>
    <w:rsid w:val="00E13AEC"/>
    <w:rsid w:val="00E158C4"/>
    <w:rsid w:val="00E1705A"/>
    <w:rsid w:val="00E255EF"/>
    <w:rsid w:val="00E25C42"/>
    <w:rsid w:val="00E26444"/>
    <w:rsid w:val="00E2647A"/>
    <w:rsid w:val="00E37AA7"/>
    <w:rsid w:val="00E40A0A"/>
    <w:rsid w:val="00E461A4"/>
    <w:rsid w:val="00E55DAE"/>
    <w:rsid w:val="00E56AD4"/>
    <w:rsid w:val="00E57FC3"/>
    <w:rsid w:val="00E60C87"/>
    <w:rsid w:val="00E61558"/>
    <w:rsid w:val="00E663EB"/>
    <w:rsid w:val="00E66B32"/>
    <w:rsid w:val="00E70C7C"/>
    <w:rsid w:val="00E75125"/>
    <w:rsid w:val="00E80810"/>
    <w:rsid w:val="00E808E5"/>
    <w:rsid w:val="00E8116B"/>
    <w:rsid w:val="00E836EC"/>
    <w:rsid w:val="00E86B7E"/>
    <w:rsid w:val="00E97BDF"/>
    <w:rsid w:val="00EA2721"/>
    <w:rsid w:val="00EB262D"/>
    <w:rsid w:val="00EB2688"/>
    <w:rsid w:val="00EB26BD"/>
    <w:rsid w:val="00EB7F9C"/>
    <w:rsid w:val="00EC63E0"/>
    <w:rsid w:val="00EC7FCC"/>
    <w:rsid w:val="00EC7FF3"/>
    <w:rsid w:val="00ED0479"/>
    <w:rsid w:val="00ED20B1"/>
    <w:rsid w:val="00ED218F"/>
    <w:rsid w:val="00ED74E0"/>
    <w:rsid w:val="00ED783C"/>
    <w:rsid w:val="00ED7A6F"/>
    <w:rsid w:val="00EE0070"/>
    <w:rsid w:val="00EE115E"/>
    <w:rsid w:val="00EE1D45"/>
    <w:rsid w:val="00EE5A35"/>
    <w:rsid w:val="00EF02FA"/>
    <w:rsid w:val="00EF1527"/>
    <w:rsid w:val="00EF21DA"/>
    <w:rsid w:val="00EF4161"/>
    <w:rsid w:val="00F009E6"/>
    <w:rsid w:val="00F011C9"/>
    <w:rsid w:val="00F02DDF"/>
    <w:rsid w:val="00F06EC7"/>
    <w:rsid w:val="00F138D5"/>
    <w:rsid w:val="00F138F6"/>
    <w:rsid w:val="00F23B93"/>
    <w:rsid w:val="00F23D51"/>
    <w:rsid w:val="00F258E7"/>
    <w:rsid w:val="00F31F2B"/>
    <w:rsid w:val="00F34BD8"/>
    <w:rsid w:val="00F42A24"/>
    <w:rsid w:val="00F467EA"/>
    <w:rsid w:val="00F5103D"/>
    <w:rsid w:val="00F51385"/>
    <w:rsid w:val="00F51683"/>
    <w:rsid w:val="00F53857"/>
    <w:rsid w:val="00F54F3E"/>
    <w:rsid w:val="00F57A1C"/>
    <w:rsid w:val="00F632EA"/>
    <w:rsid w:val="00F63C0B"/>
    <w:rsid w:val="00F67666"/>
    <w:rsid w:val="00F7115C"/>
    <w:rsid w:val="00F71C2D"/>
    <w:rsid w:val="00F7695A"/>
    <w:rsid w:val="00F76EA8"/>
    <w:rsid w:val="00F80A2A"/>
    <w:rsid w:val="00F812AC"/>
    <w:rsid w:val="00F828A7"/>
    <w:rsid w:val="00F925C8"/>
    <w:rsid w:val="00F9513E"/>
    <w:rsid w:val="00F95B95"/>
    <w:rsid w:val="00FA18D9"/>
    <w:rsid w:val="00FA2FFF"/>
    <w:rsid w:val="00FA5FE8"/>
    <w:rsid w:val="00FA6A46"/>
    <w:rsid w:val="00FB69CC"/>
    <w:rsid w:val="00FB7ACA"/>
    <w:rsid w:val="00FC3E5F"/>
    <w:rsid w:val="00FD0D41"/>
    <w:rsid w:val="00FE3F56"/>
    <w:rsid w:val="00FE4DE6"/>
    <w:rsid w:val="00FE63D7"/>
    <w:rsid w:val="00FF79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9027"/>
  <w15:chartTrackingRefBased/>
  <w15:docId w15:val="{821C7BD3-A77E-4EFD-B0B7-F7E7061A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76641"/>
    <w:pPr>
      <w:suppressAutoHyphens/>
    </w:pPr>
  </w:style>
  <w:style w:type="paragraph" w:styleId="berschrift1">
    <w:name w:val="heading 1"/>
    <w:basedOn w:val="Standard"/>
    <w:next w:val="Standard"/>
    <w:link w:val="berschrift1Zchn"/>
    <w:uiPriority w:val="9"/>
    <w:qFormat/>
    <w:rsid w:val="00484889"/>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84889"/>
    <w:pPr>
      <w:keepNext/>
      <w:keepLines/>
      <w:numPr>
        <w:ilvl w:val="1"/>
        <w:numId w:val="1"/>
      </w:numPr>
      <w:tabs>
        <w:tab w:val="num" w:pos="708"/>
      </w:tabs>
      <w:spacing w:before="40" w:after="0"/>
      <w:ind w:left="1284"/>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484889"/>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48488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48488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48488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48488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48488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48488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484889"/>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qFormat/>
    <w:rsid w:val="00484889"/>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qFormat/>
    <w:rsid w:val="00484889"/>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qFormat/>
    <w:rsid w:val="00484889"/>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qFormat/>
    <w:rsid w:val="00484889"/>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qFormat/>
    <w:rsid w:val="00484889"/>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qFormat/>
    <w:rsid w:val="00484889"/>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qFormat/>
    <w:rsid w:val="0048488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qFormat/>
    <w:rsid w:val="00484889"/>
    <w:rPr>
      <w:rFonts w:asciiTheme="majorHAnsi" w:eastAsiaTheme="majorEastAsia" w:hAnsiTheme="majorHAnsi" w:cstheme="majorBidi"/>
      <w:i/>
      <w:iCs/>
      <w:color w:val="272727" w:themeColor="text1" w:themeTint="D8"/>
      <w:sz w:val="21"/>
      <w:szCs w:val="21"/>
    </w:rPr>
  </w:style>
  <w:style w:type="character" w:customStyle="1" w:styleId="Hyperlink1">
    <w:name w:val="Hyperlink1"/>
    <w:basedOn w:val="Absatz-Standardschriftart"/>
    <w:uiPriority w:val="99"/>
    <w:unhideWhenUsed/>
    <w:rsid w:val="00484889"/>
    <w:rPr>
      <w:color w:val="0563C1" w:themeColor="hyperlink"/>
      <w:u w:val="single"/>
    </w:rPr>
  </w:style>
  <w:style w:type="character" w:styleId="Kommentarzeichen">
    <w:name w:val="annotation reference"/>
    <w:basedOn w:val="Absatz-Standardschriftart"/>
    <w:uiPriority w:val="99"/>
    <w:semiHidden/>
    <w:unhideWhenUsed/>
    <w:qFormat/>
    <w:rsid w:val="00484889"/>
    <w:rPr>
      <w:sz w:val="16"/>
      <w:szCs w:val="16"/>
    </w:rPr>
  </w:style>
  <w:style w:type="character" w:customStyle="1" w:styleId="KommentartextZchn">
    <w:name w:val="Kommentartext Zchn"/>
    <w:basedOn w:val="Absatz-Standardschriftart"/>
    <w:link w:val="Kommentartext"/>
    <w:uiPriority w:val="99"/>
    <w:qFormat/>
    <w:rsid w:val="00484889"/>
    <w:rPr>
      <w:sz w:val="20"/>
      <w:szCs w:val="20"/>
    </w:rPr>
  </w:style>
  <w:style w:type="paragraph" w:styleId="Kommentartext">
    <w:name w:val="annotation text"/>
    <w:basedOn w:val="Standard"/>
    <w:link w:val="KommentartextZchn"/>
    <w:uiPriority w:val="99"/>
    <w:unhideWhenUsed/>
    <w:qFormat/>
    <w:rsid w:val="00484889"/>
    <w:pPr>
      <w:spacing w:line="240" w:lineRule="auto"/>
    </w:pPr>
    <w:rPr>
      <w:sz w:val="20"/>
      <w:szCs w:val="20"/>
    </w:rPr>
  </w:style>
  <w:style w:type="character" w:customStyle="1" w:styleId="KommentarthemaZchn">
    <w:name w:val="Kommentarthema Zchn"/>
    <w:basedOn w:val="KommentartextZchn"/>
    <w:link w:val="Kommentarthema"/>
    <w:uiPriority w:val="99"/>
    <w:semiHidden/>
    <w:qFormat/>
    <w:rsid w:val="00484889"/>
    <w:rPr>
      <w:b/>
      <w:bCs/>
      <w:sz w:val="20"/>
      <w:szCs w:val="20"/>
    </w:rPr>
  </w:style>
  <w:style w:type="paragraph" w:styleId="Kommentarthema">
    <w:name w:val="annotation subject"/>
    <w:basedOn w:val="Kommentartext"/>
    <w:next w:val="Kommentartext"/>
    <w:link w:val="KommentarthemaZchn"/>
    <w:uiPriority w:val="99"/>
    <w:semiHidden/>
    <w:unhideWhenUsed/>
    <w:qFormat/>
    <w:rsid w:val="00484889"/>
    <w:rPr>
      <w:b/>
      <w:bCs/>
    </w:rPr>
  </w:style>
  <w:style w:type="character" w:customStyle="1" w:styleId="SprechblasentextZchn">
    <w:name w:val="Sprechblasentext Zchn"/>
    <w:basedOn w:val="Absatz-Standardschriftart"/>
    <w:link w:val="Sprechblasentext"/>
    <w:uiPriority w:val="99"/>
    <w:semiHidden/>
    <w:qFormat/>
    <w:rsid w:val="00484889"/>
    <w:rPr>
      <w:rFonts w:ascii="Segoe UI" w:hAnsi="Segoe UI" w:cs="Segoe UI"/>
      <w:sz w:val="18"/>
      <w:szCs w:val="18"/>
    </w:rPr>
  </w:style>
  <w:style w:type="paragraph" w:styleId="Sprechblasentext">
    <w:name w:val="Balloon Text"/>
    <w:basedOn w:val="Standard"/>
    <w:link w:val="SprechblasentextZchn"/>
    <w:uiPriority w:val="99"/>
    <w:semiHidden/>
    <w:unhideWhenUsed/>
    <w:qFormat/>
    <w:rsid w:val="00484889"/>
    <w:pPr>
      <w:spacing w:after="0" w:line="240" w:lineRule="auto"/>
    </w:pPr>
    <w:rPr>
      <w:rFonts w:ascii="Segoe UI" w:hAnsi="Segoe UI" w:cs="Segoe UI"/>
      <w:sz w:val="18"/>
      <w:szCs w:val="18"/>
    </w:rPr>
  </w:style>
  <w:style w:type="character" w:styleId="Hervorhebung">
    <w:name w:val="Emphasis"/>
    <w:basedOn w:val="Absatz-Standardschriftart"/>
    <w:uiPriority w:val="20"/>
    <w:qFormat/>
    <w:rsid w:val="00484889"/>
    <w:rPr>
      <w:i/>
      <w:iCs/>
    </w:rPr>
  </w:style>
  <w:style w:type="character" w:styleId="Platzhaltertext">
    <w:name w:val="Placeholder Text"/>
    <w:basedOn w:val="Absatz-Standardschriftart"/>
    <w:uiPriority w:val="99"/>
    <w:semiHidden/>
    <w:qFormat/>
    <w:rsid w:val="00484889"/>
    <w:rPr>
      <w:color w:val="808080"/>
    </w:rPr>
  </w:style>
  <w:style w:type="character" w:customStyle="1" w:styleId="CitaviBibliographyEntryZchn">
    <w:name w:val="Citavi Bibliography Entry Zchn"/>
    <w:basedOn w:val="Absatz-Standardschriftart"/>
    <w:link w:val="CitaviBibliographyEntry"/>
    <w:uiPriority w:val="99"/>
    <w:qFormat/>
    <w:rsid w:val="00484889"/>
  </w:style>
  <w:style w:type="paragraph" w:customStyle="1" w:styleId="CitaviBibliographyEntry">
    <w:name w:val="Citavi Bibliography Entry"/>
    <w:basedOn w:val="Standard"/>
    <w:link w:val="CitaviBibliographyEntryZchn"/>
    <w:uiPriority w:val="99"/>
    <w:qFormat/>
    <w:rsid w:val="00484889"/>
    <w:pPr>
      <w:tabs>
        <w:tab w:val="left" w:pos="454"/>
      </w:tabs>
      <w:spacing w:after="0"/>
      <w:ind w:left="454" w:hanging="454"/>
    </w:pPr>
  </w:style>
  <w:style w:type="character" w:customStyle="1" w:styleId="CitaviBibliographyHeadingZchn">
    <w:name w:val="Citavi Bibliography Heading Zchn"/>
    <w:basedOn w:val="Absatz-Standardschriftart"/>
    <w:link w:val="CitaviBibliographyHeading"/>
    <w:uiPriority w:val="99"/>
    <w:qFormat/>
    <w:rsid w:val="00484889"/>
    <w:rPr>
      <w:rFonts w:asciiTheme="majorHAnsi" w:eastAsiaTheme="majorEastAsia" w:hAnsiTheme="majorHAnsi" w:cstheme="majorBidi"/>
      <w:color w:val="2F5496" w:themeColor="accent1" w:themeShade="BF"/>
      <w:sz w:val="32"/>
      <w:szCs w:val="32"/>
    </w:rPr>
  </w:style>
  <w:style w:type="paragraph" w:customStyle="1" w:styleId="CitaviBibliographyHeading">
    <w:name w:val="Citavi Bibliography Heading"/>
    <w:basedOn w:val="berschrift1"/>
    <w:link w:val="CitaviBibliographyHeadingZchn"/>
    <w:uiPriority w:val="99"/>
    <w:qFormat/>
    <w:rsid w:val="00484889"/>
    <w:pPr>
      <w:numPr>
        <w:numId w:val="0"/>
      </w:numPr>
    </w:pPr>
  </w:style>
  <w:style w:type="character" w:customStyle="1" w:styleId="CitaviChapterBibliographyHeadingZchn">
    <w:name w:val="Citavi Chapter Bibliography Heading Zchn"/>
    <w:basedOn w:val="Absatz-Standardschriftart"/>
    <w:link w:val="CitaviChapterBibliographyHeading"/>
    <w:uiPriority w:val="99"/>
    <w:qFormat/>
    <w:rsid w:val="00484889"/>
    <w:rPr>
      <w:rFonts w:asciiTheme="majorHAnsi" w:eastAsiaTheme="majorEastAsia" w:hAnsiTheme="majorHAnsi" w:cstheme="majorBidi"/>
      <w:color w:val="2F5496" w:themeColor="accent1" w:themeShade="BF"/>
      <w:sz w:val="26"/>
      <w:szCs w:val="26"/>
    </w:rPr>
  </w:style>
  <w:style w:type="paragraph" w:customStyle="1" w:styleId="CitaviChapterBibliographyHeading">
    <w:name w:val="Citavi Chapter Bibliography Heading"/>
    <w:basedOn w:val="berschrift2"/>
    <w:link w:val="CitaviChapterBibliographyHeadingZchn"/>
    <w:uiPriority w:val="99"/>
    <w:qFormat/>
    <w:rsid w:val="00484889"/>
    <w:pPr>
      <w:numPr>
        <w:ilvl w:val="0"/>
        <w:numId w:val="0"/>
      </w:numPr>
    </w:pPr>
  </w:style>
  <w:style w:type="character" w:customStyle="1" w:styleId="CitaviBibliographySubheading1Zchn">
    <w:name w:val="Citavi Bibliography Subheading 1 Zchn"/>
    <w:basedOn w:val="Absatz-Standardschriftart"/>
    <w:link w:val="CitaviBibliographySubheading1"/>
    <w:uiPriority w:val="99"/>
    <w:qFormat/>
    <w:rsid w:val="00484889"/>
    <w:rPr>
      <w:rFonts w:asciiTheme="majorHAnsi" w:eastAsiaTheme="majorEastAsia" w:hAnsiTheme="majorHAnsi" w:cstheme="majorBidi"/>
      <w:color w:val="2F5496" w:themeColor="accent1" w:themeShade="BF"/>
      <w:sz w:val="26"/>
      <w:szCs w:val="26"/>
      <w:lang w:val="en-US"/>
    </w:rPr>
  </w:style>
  <w:style w:type="paragraph" w:customStyle="1" w:styleId="CitaviBibliographySubheading1">
    <w:name w:val="Citavi Bibliography Subheading 1"/>
    <w:basedOn w:val="berschrift2"/>
    <w:link w:val="CitaviBibliographySubheading1Zchn"/>
    <w:uiPriority w:val="99"/>
    <w:qFormat/>
    <w:rsid w:val="00484889"/>
    <w:pPr>
      <w:numPr>
        <w:ilvl w:val="0"/>
        <w:numId w:val="0"/>
      </w:numPr>
      <w:spacing w:line="480" w:lineRule="auto"/>
    </w:pPr>
    <w:rPr>
      <w:lang w:val="en-US"/>
    </w:rPr>
  </w:style>
  <w:style w:type="character" w:customStyle="1" w:styleId="CitaviBibliographySubheading2Zchn">
    <w:name w:val="Citavi Bibliography Subheading 2 Zchn"/>
    <w:basedOn w:val="Absatz-Standardschriftart"/>
    <w:link w:val="CitaviBibliographySubheading2"/>
    <w:uiPriority w:val="99"/>
    <w:qFormat/>
    <w:rsid w:val="00484889"/>
    <w:rPr>
      <w:rFonts w:asciiTheme="majorHAnsi" w:eastAsiaTheme="majorEastAsia" w:hAnsiTheme="majorHAnsi" w:cstheme="majorBidi"/>
      <w:color w:val="1F3763" w:themeColor="accent1" w:themeShade="7F"/>
      <w:sz w:val="24"/>
      <w:szCs w:val="24"/>
      <w:lang w:val="en-US"/>
    </w:rPr>
  </w:style>
  <w:style w:type="paragraph" w:customStyle="1" w:styleId="CitaviBibliographySubheading2">
    <w:name w:val="Citavi Bibliography Subheading 2"/>
    <w:basedOn w:val="berschrift3"/>
    <w:link w:val="CitaviBibliographySubheading2Zchn"/>
    <w:uiPriority w:val="99"/>
    <w:qFormat/>
    <w:rsid w:val="00484889"/>
    <w:pPr>
      <w:numPr>
        <w:ilvl w:val="0"/>
        <w:numId w:val="0"/>
      </w:numPr>
      <w:spacing w:line="480" w:lineRule="auto"/>
    </w:pPr>
    <w:rPr>
      <w:lang w:val="en-US"/>
    </w:rPr>
  </w:style>
  <w:style w:type="character" w:customStyle="1" w:styleId="CitaviBibliographySubheading3Zchn">
    <w:name w:val="Citavi Bibliography Subheading 3 Zchn"/>
    <w:basedOn w:val="Absatz-Standardschriftart"/>
    <w:link w:val="CitaviBibliographySubheading3"/>
    <w:uiPriority w:val="99"/>
    <w:qFormat/>
    <w:rsid w:val="00484889"/>
    <w:rPr>
      <w:rFonts w:asciiTheme="majorHAnsi" w:eastAsiaTheme="majorEastAsia" w:hAnsiTheme="majorHAnsi" w:cstheme="majorBidi"/>
      <w:i/>
      <w:iCs/>
      <w:color w:val="2F5496" w:themeColor="accent1" w:themeShade="BF"/>
      <w:lang w:val="en-US"/>
    </w:rPr>
  </w:style>
  <w:style w:type="paragraph" w:customStyle="1" w:styleId="CitaviBibliographySubheading3">
    <w:name w:val="Citavi Bibliography Subheading 3"/>
    <w:basedOn w:val="berschrift4"/>
    <w:link w:val="CitaviBibliographySubheading3Zchn"/>
    <w:uiPriority w:val="99"/>
    <w:qFormat/>
    <w:rsid w:val="00484889"/>
    <w:pPr>
      <w:numPr>
        <w:ilvl w:val="0"/>
        <w:numId w:val="0"/>
      </w:numPr>
      <w:spacing w:line="480" w:lineRule="auto"/>
    </w:pPr>
    <w:rPr>
      <w:lang w:val="en-US"/>
    </w:rPr>
  </w:style>
  <w:style w:type="character" w:customStyle="1" w:styleId="CitaviBibliographySubheading4Zchn">
    <w:name w:val="Citavi Bibliography Subheading 4 Zchn"/>
    <w:basedOn w:val="Absatz-Standardschriftart"/>
    <w:link w:val="CitaviBibliographySubheading4"/>
    <w:uiPriority w:val="99"/>
    <w:qFormat/>
    <w:rsid w:val="00484889"/>
    <w:rPr>
      <w:rFonts w:asciiTheme="majorHAnsi" w:eastAsiaTheme="majorEastAsia" w:hAnsiTheme="majorHAnsi" w:cstheme="majorBidi"/>
      <w:color w:val="2F5496" w:themeColor="accent1" w:themeShade="BF"/>
      <w:lang w:val="en-US"/>
    </w:rPr>
  </w:style>
  <w:style w:type="paragraph" w:customStyle="1" w:styleId="CitaviBibliographySubheading4">
    <w:name w:val="Citavi Bibliography Subheading 4"/>
    <w:basedOn w:val="berschrift5"/>
    <w:link w:val="CitaviBibliographySubheading4Zchn"/>
    <w:uiPriority w:val="99"/>
    <w:qFormat/>
    <w:rsid w:val="00484889"/>
    <w:pPr>
      <w:numPr>
        <w:ilvl w:val="0"/>
        <w:numId w:val="0"/>
      </w:numPr>
      <w:spacing w:line="480" w:lineRule="auto"/>
    </w:pPr>
    <w:rPr>
      <w:lang w:val="en-US"/>
    </w:rPr>
  </w:style>
  <w:style w:type="character" w:customStyle="1" w:styleId="CitaviBibliographySubheading5Zchn">
    <w:name w:val="Citavi Bibliography Subheading 5 Zchn"/>
    <w:basedOn w:val="Absatz-Standardschriftart"/>
    <w:link w:val="CitaviBibliographySubheading5"/>
    <w:uiPriority w:val="99"/>
    <w:qFormat/>
    <w:rsid w:val="00484889"/>
    <w:rPr>
      <w:rFonts w:asciiTheme="majorHAnsi" w:eastAsiaTheme="majorEastAsia" w:hAnsiTheme="majorHAnsi" w:cstheme="majorBidi"/>
      <w:color w:val="1F3763" w:themeColor="accent1" w:themeShade="7F"/>
      <w:lang w:val="en-US"/>
    </w:rPr>
  </w:style>
  <w:style w:type="paragraph" w:customStyle="1" w:styleId="CitaviBibliographySubheading5">
    <w:name w:val="Citavi Bibliography Subheading 5"/>
    <w:basedOn w:val="berschrift6"/>
    <w:link w:val="CitaviBibliographySubheading5Zchn"/>
    <w:uiPriority w:val="99"/>
    <w:qFormat/>
    <w:rsid w:val="00484889"/>
    <w:pPr>
      <w:numPr>
        <w:ilvl w:val="0"/>
        <w:numId w:val="0"/>
      </w:numPr>
      <w:spacing w:line="480" w:lineRule="auto"/>
    </w:pPr>
    <w:rPr>
      <w:lang w:val="en-US"/>
    </w:rPr>
  </w:style>
  <w:style w:type="character" w:customStyle="1" w:styleId="CitaviBibliographySubheading6Zchn">
    <w:name w:val="Citavi Bibliography Subheading 6 Zchn"/>
    <w:basedOn w:val="Absatz-Standardschriftart"/>
    <w:link w:val="CitaviBibliographySubheading6"/>
    <w:uiPriority w:val="99"/>
    <w:qFormat/>
    <w:rsid w:val="00484889"/>
    <w:rPr>
      <w:rFonts w:asciiTheme="majorHAnsi" w:eastAsiaTheme="majorEastAsia" w:hAnsiTheme="majorHAnsi" w:cstheme="majorBidi"/>
      <w:i/>
      <w:iCs/>
      <w:color w:val="1F3763" w:themeColor="accent1" w:themeShade="7F"/>
      <w:lang w:val="en-US"/>
    </w:rPr>
  </w:style>
  <w:style w:type="paragraph" w:customStyle="1" w:styleId="CitaviBibliographySubheading6">
    <w:name w:val="Citavi Bibliography Subheading 6"/>
    <w:basedOn w:val="berschrift7"/>
    <w:link w:val="CitaviBibliographySubheading6Zchn"/>
    <w:uiPriority w:val="99"/>
    <w:qFormat/>
    <w:rsid w:val="00484889"/>
    <w:pPr>
      <w:numPr>
        <w:ilvl w:val="0"/>
        <w:numId w:val="0"/>
      </w:numPr>
      <w:spacing w:line="480" w:lineRule="auto"/>
    </w:pPr>
    <w:rPr>
      <w:lang w:val="en-US"/>
    </w:rPr>
  </w:style>
  <w:style w:type="character" w:customStyle="1" w:styleId="CitaviBibliographySubheading7Zchn">
    <w:name w:val="Citavi Bibliography Subheading 7 Zchn"/>
    <w:basedOn w:val="Absatz-Standardschriftart"/>
    <w:link w:val="CitaviBibliographySubheading7"/>
    <w:uiPriority w:val="99"/>
    <w:qFormat/>
    <w:rsid w:val="00484889"/>
    <w:rPr>
      <w:rFonts w:asciiTheme="majorHAnsi" w:eastAsiaTheme="majorEastAsia" w:hAnsiTheme="majorHAnsi" w:cstheme="majorBidi"/>
      <w:color w:val="272727" w:themeColor="text1" w:themeTint="D8"/>
      <w:sz w:val="21"/>
      <w:szCs w:val="21"/>
      <w:lang w:val="en-US"/>
    </w:rPr>
  </w:style>
  <w:style w:type="paragraph" w:customStyle="1" w:styleId="CitaviBibliographySubheading7">
    <w:name w:val="Citavi Bibliography Subheading 7"/>
    <w:basedOn w:val="berschrift8"/>
    <w:link w:val="CitaviBibliographySubheading7Zchn"/>
    <w:uiPriority w:val="99"/>
    <w:qFormat/>
    <w:rsid w:val="00484889"/>
    <w:pPr>
      <w:numPr>
        <w:ilvl w:val="0"/>
        <w:numId w:val="0"/>
      </w:numPr>
      <w:spacing w:line="480" w:lineRule="auto"/>
    </w:pPr>
    <w:rPr>
      <w:lang w:val="en-US"/>
    </w:rPr>
  </w:style>
  <w:style w:type="character" w:customStyle="1" w:styleId="CitaviBibliographySubheading8Zchn">
    <w:name w:val="Citavi Bibliography Subheading 8 Zchn"/>
    <w:basedOn w:val="Absatz-Standardschriftart"/>
    <w:link w:val="CitaviBibliographySubheading8"/>
    <w:uiPriority w:val="99"/>
    <w:qFormat/>
    <w:rsid w:val="00484889"/>
    <w:rPr>
      <w:rFonts w:asciiTheme="majorHAnsi" w:eastAsiaTheme="majorEastAsia" w:hAnsiTheme="majorHAnsi" w:cstheme="majorBidi"/>
      <w:i/>
      <w:iCs/>
      <w:color w:val="272727" w:themeColor="text1" w:themeTint="D8"/>
      <w:sz w:val="21"/>
      <w:szCs w:val="21"/>
      <w:lang w:val="en-US"/>
    </w:rPr>
  </w:style>
  <w:style w:type="paragraph" w:customStyle="1" w:styleId="CitaviBibliographySubheading8">
    <w:name w:val="Citavi Bibliography Subheading 8"/>
    <w:basedOn w:val="berschrift9"/>
    <w:link w:val="CitaviBibliographySubheading8Zchn"/>
    <w:uiPriority w:val="99"/>
    <w:qFormat/>
    <w:rsid w:val="00484889"/>
    <w:pPr>
      <w:numPr>
        <w:ilvl w:val="0"/>
        <w:numId w:val="0"/>
      </w:numPr>
      <w:spacing w:line="480" w:lineRule="auto"/>
    </w:pPr>
    <w:rPr>
      <w:lang w:val="en-US"/>
    </w:rPr>
  </w:style>
  <w:style w:type="paragraph" w:customStyle="1" w:styleId="Heading">
    <w:name w:val="Heading"/>
    <w:basedOn w:val="Standard"/>
    <w:next w:val="Textkrper"/>
    <w:qFormat/>
    <w:rsid w:val="00484889"/>
    <w:pPr>
      <w:keepNext/>
      <w:spacing w:before="240" w:after="120"/>
    </w:pPr>
    <w:rPr>
      <w:rFonts w:ascii="Liberation Sans" w:eastAsia="Noto Sans CJK SC" w:hAnsi="Liberation Sans" w:cs="FreeSans"/>
      <w:sz w:val="28"/>
      <w:szCs w:val="28"/>
    </w:rPr>
  </w:style>
  <w:style w:type="paragraph" w:styleId="Textkrper">
    <w:name w:val="Body Text"/>
    <w:basedOn w:val="Standard"/>
    <w:link w:val="TextkrperZchn"/>
    <w:rsid w:val="00484889"/>
    <w:pPr>
      <w:spacing w:after="140" w:line="276" w:lineRule="auto"/>
    </w:pPr>
  </w:style>
  <w:style w:type="character" w:customStyle="1" w:styleId="TextkrperZchn">
    <w:name w:val="Textkörper Zchn"/>
    <w:basedOn w:val="Absatz-Standardschriftart"/>
    <w:link w:val="Textkrper"/>
    <w:rsid w:val="00484889"/>
  </w:style>
  <w:style w:type="paragraph" w:styleId="Liste">
    <w:name w:val="List"/>
    <w:basedOn w:val="Textkrper"/>
    <w:rsid w:val="00484889"/>
    <w:rPr>
      <w:rFonts w:cs="FreeSans"/>
    </w:rPr>
  </w:style>
  <w:style w:type="paragraph" w:styleId="Beschriftung">
    <w:name w:val="caption"/>
    <w:basedOn w:val="Standard"/>
    <w:next w:val="Standard"/>
    <w:uiPriority w:val="35"/>
    <w:unhideWhenUsed/>
    <w:qFormat/>
    <w:rsid w:val="00484889"/>
    <w:pPr>
      <w:spacing w:after="200" w:line="240" w:lineRule="auto"/>
    </w:pPr>
    <w:rPr>
      <w:i/>
      <w:iCs/>
      <w:color w:val="44546A" w:themeColor="text2"/>
      <w:sz w:val="18"/>
      <w:szCs w:val="18"/>
    </w:rPr>
  </w:style>
  <w:style w:type="paragraph" w:customStyle="1" w:styleId="Index">
    <w:name w:val="Index"/>
    <w:basedOn w:val="Standard"/>
    <w:qFormat/>
    <w:rsid w:val="00484889"/>
    <w:pPr>
      <w:suppressLineNumbers/>
    </w:pPr>
    <w:rPr>
      <w:rFonts w:cs="FreeSans"/>
    </w:rPr>
  </w:style>
  <w:style w:type="paragraph" w:styleId="Listenabsatz">
    <w:name w:val="List Paragraph"/>
    <w:basedOn w:val="Standard"/>
    <w:uiPriority w:val="34"/>
    <w:qFormat/>
    <w:rsid w:val="00484889"/>
    <w:pPr>
      <w:ind w:left="720"/>
      <w:contextualSpacing/>
    </w:pPr>
  </w:style>
  <w:style w:type="character" w:customStyle="1" w:styleId="KommentartextZchn1">
    <w:name w:val="Kommentartext Zchn1"/>
    <w:basedOn w:val="Absatz-Standardschriftart"/>
    <w:uiPriority w:val="99"/>
    <w:semiHidden/>
    <w:rsid w:val="00484889"/>
    <w:rPr>
      <w:sz w:val="20"/>
      <w:szCs w:val="20"/>
    </w:rPr>
  </w:style>
  <w:style w:type="character" w:customStyle="1" w:styleId="KommentarthemaZchn1">
    <w:name w:val="Kommentarthema Zchn1"/>
    <w:basedOn w:val="KommentartextZchn1"/>
    <w:uiPriority w:val="99"/>
    <w:semiHidden/>
    <w:rsid w:val="00484889"/>
    <w:rPr>
      <w:b/>
      <w:bCs/>
      <w:sz w:val="20"/>
      <w:szCs w:val="20"/>
    </w:rPr>
  </w:style>
  <w:style w:type="character" w:customStyle="1" w:styleId="SprechblasentextZchn1">
    <w:name w:val="Sprechblasentext Zchn1"/>
    <w:basedOn w:val="Absatz-Standardschriftart"/>
    <w:uiPriority w:val="99"/>
    <w:semiHidden/>
    <w:rsid w:val="00484889"/>
    <w:rPr>
      <w:rFonts w:ascii="Segoe UI" w:hAnsi="Segoe UI" w:cs="Segoe UI"/>
      <w:sz w:val="18"/>
      <w:szCs w:val="18"/>
    </w:rPr>
  </w:style>
  <w:style w:type="character" w:customStyle="1" w:styleId="cf01">
    <w:name w:val="cf01"/>
    <w:basedOn w:val="Absatz-Standardschriftart"/>
    <w:rsid w:val="00484889"/>
    <w:rPr>
      <w:rFonts w:ascii="Segoe UI" w:hAnsi="Segoe UI" w:cs="Segoe UI" w:hint="default"/>
      <w:sz w:val="18"/>
      <w:szCs w:val="18"/>
    </w:rPr>
  </w:style>
  <w:style w:type="paragraph" w:styleId="Kopfzeile">
    <w:name w:val="header"/>
    <w:basedOn w:val="Standard"/>
    <w:link w:val="KopfzeileZchn"/>
    <w:uiPriority w:val="99"/>
    <w:unhideWhenUsed/>
    <w:rsid w:val="0048488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84889"/>
  </w:style>
  <w:style w:type="paragraph" w:styleId="Fuzeile">
    <w:name w:val="footer"/>
    <w:basedOn w:val="Standard"/>
    <w:link w:val="FuzeileZchn"/>
    <w:uiPriority w:val="99"/>
    <w:unhideWhenUsed/>
    <w:rsid w:val="0048488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84889"/>
  </w:style>
  <w:style w:type="character" w:styleId="Hyperlink">
    <w:name w:val="Hyperlink"/>
    <w:basedOn w:val="Absatz-Standardschriftart"/>
    <w:uiPriority w:val="99"/>
    <w:unhideWhenUsed/>
    <w:rsid w:val="00484889"/>
    <w:rPr>
      <w:color w:val="0563C1" w:themeColor="hyperlink"/>
      <w:u w:val="single"/>
    </w:rPr>
  </w:style>
  <w:style w:type="character" w:styleId="NichtaufgelsteErwhnung">
    <w:name w:val="Unresolved Mention"/>
    <w:basedOn w:val="Absatz-Standardschriftart"/>
    <w:uiPriority w:val="99"/>
    <w:semiHidden/>
    <w:unhideWhenUsed/>
    <w:rsid w:val="00116E5E"/>
    <w:rPr>
      <w:color w:val="605E5C"/>
      <w:shd w:val="clear" w:color="auto" w:fill="E1DFDD"/>
    </w:rPr>
  </w:style>
  <w:style w:type="paragraph" w:styleId="berarbeitung">
    <w:name w:val="Revision"/>
    <w:hidden/>
    <w:uiPriority w:val="99"/>
    <w:semiHidden/>
    <w:rsid w:val="00712BE6"/>
    <w:pPr>
      <w:spacing w:after="0" w:line="240" w:lineRule="auto"/>
    </w:pPr>
  </w:style>
  <w:style w:type="table" w:styleId="TabellemithellemGitternetz">
    <w:name w:val="Grid Table Light"/>
    <w:basedOn w:val="NormaleTabelle"/>
    <w:uiPriority w:val="40"/>
    <w:rsid w:val="00154D9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Inhaltsverzeichnisberschrift">
    <w:name w:val="TOC Heading"/>
    <w:basedOn w:val="berschrift1"/>
    <w:next w:val="Standard"/>
    <w:uiPriority w:val="39"/>
    <w:unhideWhenUsed/>
    <w:qFormat/>
    <w:rsid w:val="000A3C46"/>
    <w:pPr>
      <w:numPr>
        <w:numId w:val="0"/>
      </w:numPr>
      <w:suppressAutoHyphens w:val="0"/>
      <w:outlineLvl w:val="9"/>
    </w:pPr>
    <w:rPr>
      <w:lang w:val="en-US"/>
    </w:rPr>
  </w:style>
  <w:style w:type="paragraph" w:styleId="Verzeichnis1">
    <w:name w:val="toc 1"/>
    <w:basedOn w:val="Standard"/>
    <w:next w:val="Standard"/>
    <w:autoRedefine/>
    <w:uiPriority w:val="39"/>
    <w:unhideWhenUsed/>
    <w:rsid w:val="000A3C46"/>
    <w:pPr>
      <w:spacing w:after="100"/>
    </w:pPr>
  </w:style>
  <w:style w:type="paragraph" w:styleId="Verzeichnis2">
    <w:name w:val="toc 2"/>
    <w:basedOn w:val="Standard"/>
    <w:next w:val="Standard"/>
    <w:autoRedefine/>
    <w:uiPriority w:val="39"/>
    <w:unhideWhenUsed/>
    <w:rsid w:val="000A3C46"/>
    <w:pPr>
      <w:spacing w:after="100"/>
      <w:ind w:left="220"/>
    </w:pPr>
  </w:style>
  <w:style w:type="paragraph" w:styleId="Verzeichnis3">
    <w:name w:val="toc 3"/>
    <w:basedOn w:val="Standard"/>
    <w:next w:val="Standard"/>
    <w:autoRedefine/>
    <w:uiPriority w:val="39"/>
    <w:unhideWhenUsed/>
    <w:rsid w:val="000A3C46"/>
    <w:pPr>
      <w:spacing w:after="100"/>
      <w:ind w:left="440"/>
    </w:pPr>
  </w:style>
  <w:style w:type="character" w:styleId="BesuchterLink">
    <w:name w:val="FollowedHyperlink"/>
    <w:basedOn w:val="Absatz-Standardschriftart"/>
    <w:uiPriority w:val="99"/>
    <w:semiHidden/>
    <w:unhideWhenUsed/>
    <w:rsid w:val="004E3261"/>
    <w:rPr>
      <w:color w:val="954F72" w:themeColor="followedHyperlink"/>
      <w:u w:val="single"/>
    </w:rPr>
  </w:style>
  <w:style w:type="table" w:styleId="Tabellenraster">
    <w:name w:val="Table Grid"/>
    <w:basedOn w:val="NormaleTabelle"/>
    <w:uiPriority w:val="39"/>
    <w:rsid w:val="00D10658"/>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nummer5">
    <w:name w:val="List Number 5"/>
    <w:basedOn w:val="Standard"/>
    <w:uiPriority w:val="99"/>
    <w:semiHidden/>
    <w:unhideWhenUsed/>
    <w:rsid w:val="00D10658"/>
    <w:pPr>
      <w:numPr>
        <w:numId w:val="3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96170">
      <w:bodyDiv w:val="1"/>
      <w:marLeft w:val="0"/>
      <w:marRight w:val="0"/>
      <w:marTop w:val="0"/>
      <w:marBottom w:val="0"/>
      <w:divBdr>
        <w:top w:val="none" w:sz="0" w:space="0" w:color="auto"/>
        <w:left w:val="none" w:sz="0" w:space="0" w:color="auto"/>
        <w:bottom w:val="none" w:sz="0" w:space="0" w:color="auto"/>
        <w:right w:val="none" w:sz="0" w:space="0" w:color="auto"/>
      </w:divBdr>
    </w:div>
    <w:div w:id="1080716990">
      <w:bodyDiv w:val="1"/>
      <w:marLeft w:val="0"/>
      <w:marRight w:val="0"/>
      <w:marTop w:val="0"/>
      <w:marBottom w:val="0"/>
      <w:divBdr>
        <w:top w:val="none" w:sz="0" w:space="0" w:color="auto"/>
        <w:left w:val="none" w:sz="0" w:space="0" w:color="auto"/>
        <w:bottom w:val="none" w:sz="0" w:space="0" w:color="auto"/>
        <w:right w:val="none" w:sz="0" w:space="0" w:color="auto"/>
      </w:divBdr>
    </w:div>
    <w:div w:id="1208107092">
      <w:bodyDiv w:val="1"/>
      <w:marLeft w:val="0"/>
      <w:marRight w:val="0"/>
      <w:marTop w:val="0"/>
      <w:marBottom w:val="0"/>
      <w:divBdr>
        <w:top w:val="none" w:sz="0" w:space="0" w:color="auto"/>
        <w:left w:val="none" w:sz="0" w:space="0" w:color="auto"/>
        <w:bottom w:val="none" w:sz="0" w:space="0" w:color="auto"/>
        <w:right w:val="none" w:sz="0" w:space="0" w:color="auto"/>
      </w:divBdr>
    </w:div>
    <w:div w:id="1426457809">
      <w:bodyDiv w:val="1"/>
      <w:marLeft w:val="0"/>
      <w:marRight w:val="0"/>
      <w:marTop w:val="0"/>
      <w:marBottom w:val="0"/>
      <w:divBdr>
        <w:top w:val="none" w:sz="0" w:space="0" w:color="auto"/>
        <w:left w:val="none" w:sz="0" w:space="0" w:color="auto"/>
        <w:bottom w:val="none" w:sz="0" w:space="0" w:color="auto"/>
        <w:right w:val="none" w:sz="0" w:space="0" w:color="auto"/>
      </w:divBdr>
    </w:div>
    <w:div w:id="157732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ascq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ascq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christine.nussbaum@uni-jena.de" TargetMode="External"/><Relationship Id="rId4" Type="http://schemas.openxmlformats.org/officeDocument/2006/relationships/settings" Target="settings.xml"/><Relationship Id="rId9" Type="http://schemas.openxmlformats.org/officeDocument/2006/relationships/hyperlink" Target="https://osf.io/ascqx/"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E1231F70FB447EB26DE08EFC89AE6C"/>
        <w:category>
          <w:name w:val="Allgemein"/>
          <w:gallery w:val="placeholder"/>
        </w:category>
        <w:types>
          <w:type w:val="bbPlcHdr"/>
        </w:types>
        <w:behaviors>
          <w:behavior w:val="content"/>
        </w:behaviors>
        <w:guid w:val="{7B969BFC-6B71-457F-B816-62077609DA34}"/>
      </w:docPartPr>
      <w:docPartBody>
        <w:p w:rsidR="00B045E5" w:rsidRDefault="00B045E5" w:rsidP="00B045E5">
          <w:pPr>
            <w:pStyle w:val="0CE1231F70FB447EB26DE08EFC89AE6C"/>
          </w:pPr>
          <w:r w:rsidRPr="00380A22">
            <w:rPr>
              <w:rStyle w:val="Platzhaltertext"/>
            </w:rPr>
            <w:t>Klicken oder tippen Sie hier, um Text einzugeben.</w:t>
          </w:r>
        </w:p>
      </w:docPartBody>
    </w:docPart>
    <w:docPart>
      <w:docPartPr>
        <w:name w:val="DefaultPlaceholder_-1854013440"/>
        <w:category>
          <w:name w:val="Allgemein"/>
          <w:gallery w:val="placeholder"/>
        </w:category>
        <w:types>
          <w:type w:val="bbPlcHdr"/>
        </w:types>
        <w:behaviors>
          <w:behavior w:val="content"/>
        </w:behaviors>
        <w:guid w:val="{4B6BF99F-D90C-4A81-93EB-A359DB982EB1}"/>
      </w:docPartPr>
      <w:docPartBody>
        <w:p w:rsidR="00357714" w:rsidRDefault="00F3436A">
          <w:r w:rsidRPr="004554BF">
            <w:rPr>
              <w:rStyle w:val="Platzhaltertext"/>
            </w:rPr>
            <w:t>Klicken oder tippen Sie hier, um Text einzugeben.</w:t>
          </w:r>
        </w:p>
      </w:docPartBody>
    </w:docPart>
    <w:docPart>
      <w:docPartPr>
        <w:name w:val="CA64DEDE92DC4256A8C41187304D8CCA"/>
        <w:category>
          <w:name w:val="Allgemein"/>
          <w:gallery w:val="placeholder"/>
        </w:category>
        <w:types>
          <w:type w:val="bbPlcHdr"/>
        </w:types>
        <w:behaviors>
          <w:behavior w:val="content"/>
        </w:behaviors>
        <w:guid w:val="{2188C35C-07AA-43B1-81E4-98EDC419602B}"/>
      </w:docPartPr>
      <w:docPartBody>
        <w:p w:rsidR="00777901" w:rsidRDefault="006C52C4" w:rsidP="006C52C4">
          <w:pPr>
            <w:pStyle w:val="CA64DEDE92DC4256A8C41187304D8CCA"/>
          </w:pPr>
          <w:r w:rsidRPr="004554BF">
            <w:rPr>
              <w:rStyle w:val="Platzhaltertext"/>
            </w:rPr>
            <w:t>Klicken oder tippen Sie hier, um Text einzugeben.</w:t>
          </w:r>
        </w:p>
      </w:docPartBody>
    </w:docPart>
    <w:docPart>
      <w:docPartPr>
        <w:name w:val="BE158818B1434DBD989D9E4A7A9C51C5"/>
        <w:category>
          <w:name w:val="Allgemein"/>
          <w:gallery w:val="placeholder"/>
        </w:category>
        <w:types>
          <w:type w:val="bbPlcHdr"/>
        </w:types>
        <w:behaviors>
          <w:behavior w:val="content"/>
        </w:behaviors>
        <w:guid w:val="{089C9C3C-DD48-47E3-9AAB-2B9A1D30774B}"/>
      </w:docPartPr>
      <w:docPartBody>
        <w:p w:rsidR="0061346B" w:rsidRDefault="000C73FB" w:rsidP="000C73FB">
          <w:pPr>
            <w:pStyle w:val="BE158818B1434DBD989D9E4A7A9C51C5"/>
          </w:pPr>
          <w:r w:rsidRPr="004554BF">
            <w:rPr>
              <w:rStyle w:val="Platzhaltertext"/>
            </w:rPr>
            <w:t>Klicken oder tippen Sie hier, um Text einzugeben.</w:t>
          </w:r>
        </w:p>
      </w:docPartBody>
    </w:docPart>
    <w:docPart>
      <w:docPartPr>
        <w:name w:val="401CBBFA831942AFAB47B91A557152C8"/>
        <w:category>
          <w:name w:val="Allgemein"/>
          <w:gallery w:val="placeholder"/>
        </w:category>
        <w:types>
          <w:type w:val="bbPlcHdr"/>
        </w:types>
        <w:behaviors>
          <w:behavior w:val="content"/>
        </w:behaviors>
        <w:guid w:val="{F49EBBE0-E09C-4F95-A22D-E0778AAD0967}"/>
      </w:docPartPr>
      <w:docPartBody>
        <w:p w:rsidR="0061346B" w:rsidRDefault="000C73FB" w:rsidP="000C73FB">
          <w:pPr>
            <w:pStyle w:val="401CBBFA831942AFAB47B91A557152C8"/>
          </w:pPr>
          <w:r w:rsidRPr="004554BF">
            <w:rPr>
              <w:rStyle w:val="Platzhaltertext"/>
            </w:rPr>
            <w:t>Klicken oder tippen Sie hier, um Text einzugeben.</w:t>
          </w:r>
        </w:p>
      </w:docPartBody>
    </w:docPart>
    <w:docPart>
      <w:docPartPr>
        <w:name w:val="AD44F1872D35416B8113586B913D3318"/>
        <w:category>
          <w:name w:val="Allgemein"/>
          <w:gallery w:val="placeholder"/>
        </w:category>
        <w:types>
          <w:type w:val="bbPlcHdr"/>
        </w:types>
        <w:behaviors>
          <w:behavior w:val="content"/>
        </w:behaviors>
        <w:guid w:val="{093D89F4-8537-423E-9C71-28A854292307}"/>
      </w:docPartPr>
      <w:docPartBody>
        <w:p w:rsidR="003360CD" w:rsidRDefault="00DD7605" w:rsidP="00DD7605">
          <w:pPr>
            <w:pStyle w:val="AD44F1872D35416B8113586B913D3318"/>
          </w:pPr>
          <w:r w:rsidRPr="004554BF">
            <w:rPr>
              <w:rStyle w:val="Platzhaltertext"/>
            </w:rPr>
            <w:t>Klicken oder tippen Sie hier, um Text einzugeben.</w:t>
          </w:r>
        </w:p>
      </w:docPartBody>
    </w:docPart>
    <w:docPart>
      <w:docPartPr>
        <w:name w:val="45C6B9E7FE174E7DA444C77424F99B06"/>
        <w:category>
          <w:name w:val="Allgemein"/>
          <w:gallery w:val="placeholder"/>
        </w:category>
        <w:types>
          <w:type w:val="bbPlcHdr"/>
        </w:types>
        <w:behaviors>
          <w:behavior w:val="content"/>
        </w:behaviors>
        <w:guid w:val="{F12629A0-4322-45FF-B749-DF233A3F356F}"/>
      </w:docPartPr>
      <w:docPartBody>
        <w:p w:rsidR="0080025B" w:rsidRDefault="0080025B" w:rsidP="0080025B">
          <w:pPr>
            <w:pStyle w:val="45C6B9E7FE174E7DA444C77424F99B06"/>
          </w:pPr>
          <w:r w:rsidRPr="004554BF">
            <w:rPr>
              <w:rStyle w:val="Platzhaltertext"/>
            </w:rPr>
            <w:t>Klicken oder tippen Sie hier, um Text einzugeben.</w:t>
          </w:r>
        </w:p>
      </w:docPartBody>
    </w:docPart>
    <w:docPart>
      <w:docPartPr>
        <w:name w:val="FE7978C886AA414AA4D08169BA85532D"/>
        <w:category>
          <w:name w:val="Allgemein"/>
          <w:gallery w:val="placeholder"/>
        </w:category>
        <w:types>
          <w:type w:val="bbPlcHdr"/>
        </w:types>
        <w:behaviors>
          <w:behavior w:val="content"/>
        </w:behaviors>
        <w:guid w:val="{6F92CE3C-662B-444D-A9F9-A42B3F803D29}"/>
      </w:docPartPr>
      <w:docPartBody>
        <w:p w:rsidR="0080025B" w:rsidRDefault="0080025B" w:rsidP="0080025B">
          <w:pPr>
            <w:pStyle w:val="FE7978C886AA414AA4D08169BA85532D"/>
          </w:pPr>
          <w:r w:rsidRPr="004554BF">
            <w:rPr>
              <w:rStyle w:val="Platzhaltertext"/>
            </w:rPr>
            <w:t>Klicken oder tippen Sie hier, um Text einzugeben.</w:t>
          </w:r>
        </w:p>
      </w:docPartBody>
    </w:docPart>
    <w:docPart>
      <w:docPartPr>
        <w:name w:val="2CCB5FC22A594A83BF2CAF57C52CEEF4"/>
        <w:category>
          <w:name w:val="Allgemein"/>
          <w:gallery w:val="placeholder"/>
        </w:category>
        <w:types>
          <w:type w:val="bbPlcHdr"/>
        </w:types>
        <w:behaviors>
          <w:behavior w:val="content"/>
        </w:behaviors>
        <w:guid w:val="{40C4102B-8C3C-479C-9C6E-66F507F2C865}"/>
      </w:docPartPr>
      <w:docPartBody>
        <w:p w:rsidR="0080025B" w:rsidRDefault="0080025B" w:rsidP="0080025B">
          <w:pPr>
            <w:pStyle w:val="2CCB5FC22A594A83BF2CAF57C52CEEF4"/>
          </w:pPr>
          <w:r w:rsidRPr="004554BF">
            <w:rPr>
              <w:rStyle w:val="Platzhaltertext"/>
            </w:rPr>
            <w:t>Klicken oder tippen Sie hier, um Text einzugeben.</w:t>
          </w:r>
        </w:p>
      </w:docPartBody>
    </w:docPart>
    <w:docPart>
      <w:docPartPr>
        <w:name w:val="EFAD3311B5884A40A157AF05CF51863C"/>
        <w:category>
          <w:name w:val="Allgemein"/>
          <w:gallery w:val="placeholder"/>
        </w:category>
        <w:types>
          <w:type w:val="bbPlcHdr"/>
        </w:types>
        <w:behaviors>
          <w:behavior w:val="content"/>
        </w:behaviors>
        <w:guid w:val="{84245834-79E1-45FB-91DB-B305D8B7179A}"/>
      </w:docPartPr>
      <w:docPartBody>
        <w:p w:rsidR="0080025B" w:rsidRDefault="0080025B" w:rsidP="0080025B">
          <w:pPr>
            <w:pStyle w:val="EFAD3311B5884A40A157AF05CF51863C"/>
          </w:pPr>
          <w:r w:rsidRPr="004554BF">
            <w:rPr>
              <w:rStyle w:val="Platzhaltertext"/>
            </w:rPr>
            <w:t>Klicken oder tippen Sie hier, um Text einzugeben.</w:t>
          </w:r>
        </w:p>
      </w:docPartBody>
    </w:docPart>
    <w:docPart>
      <w:docPartPr>
        <w:name w:val="98459AB3BDF04122B1586CABD1F26E9A"/>
        <w:category>
          <w:name w:val="Allgemein"/>
          <w:gallery w:val="placeholder"/>
        </w:category>
        <w:types>
          <w:type w:val="bbPlcHdr"/>
        </w:types>
        <w:behaviors>
          <w:behavior w:val="content"/>
        </w:behaviors>
        <w:guid w:val="{6520985C-AF5E-4F59-BDCE-72D97A25828B}"/>
      </w:docPartPr>
      <w:docPartBody>
        <w:p w:rsidR="00044DB4" w:rsidRDefault="0011298B" w:rsidP="0011298B">
          <w:pPr>
            <w:pStyle w:val="98459AB3BDF04122B1586CABD1F26E9A"/>
          </w:pPr>
          <w:r w:rsidRPr="004554BF">
            <w:rPr>
              <w:rStyle w:val="Platzhaltertext"/>
            </w:rPr>
            <w:t>Klicken oder tippen Sie hier, um Text einzugeben.</w:t>
          </w:r>
        </w:p>
      </w:docPartBody>
    </w:docPart>
    <w:docPart>
      <w:docPartPr>
        <w:name w:val="043557BB3915493E8503C1630AE2F6F6"/>
        <w:category>
          <w:name w:val="Allgemein"/>
          <w:gallery w:val="placeholder"/>
        </w:category>
        <w:types>
          <w:type w:val="bbPlcHdr"/>
        </w:types>
        <w:behaviors>
          <w:behavior w:val="content"/>
        </w:behaviors>
        <w:guid w:val="{90769063-3BED-418F-BDB4-115DA2E60A94}"/>
      </w:docPartPr>
      <w:docPartBody>
        <w:p w:rsidR="00D56FFF" w:rsidRDefault="00D56FFF" w:rsidP="00D56FFF">
          <w:pPr>
            <w:pStyle w:val="043557BB3915493E8503C1630AE2F6F6"/>
          </w:pPr>
          <w:r w:rsidRPr="004554BF">
            <w:rPr>
              <w:rStyle w:val="Platzhaltertext"/>
            </w:rPr>
            <w:t>Klicken oder tippen Sie hier, um Text einzugeben.</w:t>
          </w:r>
        </w:p>
      </w:docPartBody>
    </w:docPart>
    <w:docPart>
      <w:docPartPr>
        <w:name w:val="E04ECC53847A4A7BBD92D6445297C360"/>
        <w:category>
          <w:name w:val="Allgemein"/>
          <w:gallery w:val="placeholder"/>
        </w:category>
        <w:types>
          <w:type w:val="bbPlcHdr"/>
        </w:types>
        <w:behaviors>
          <w:behavior w:val="content"/>
        </w:behaviors>
        <w:guid w:val="{809AFCFC-78C4-4BED-BBEB-4DD222B5837E}"/>
      </w:docPartPr>
      <w:docPartBody>
        <w:p w:rsidR="00D56FFF" w:rsidRDefault="00D56FFF" w:rsidP="00D56FFF">
          <w:pPr>
            <w:pStyle w:val="E04ECC53847A4A7BBD92D6445297C360"/>
          </w:pPr>
          <w:r w:rsidRPr="00380A22">
            <w:rPr>
              <w:rStyle w:val="Platzhaltertext"/>
            </w:rPr>
            <w:t>Klicken oder tippen Sie hier, um Text einzugeben.</w:t>
          </w:r>
        </w:p>
      </w:docPartBody>
    </w:docPart>
    <w:docPart>
      <w:docPartPr>
        <w:name w:val="08CB23B3BC81416A8B3BCF07CC096FFC"/>
        <w:category>
          <w:name w:val="Allgemein"/>
          <w:gallery w:val="placeholder"/>
        </w:category>
        <w:types>
          <w:type w:val="bbPlcHdr"/>
        </w:types>
        <w:behaviors>
          <w:behavior w:val="content"/>
        </w:behaviors>
        <w:guid w:val="{1BFFA704-C1CC-4619-B14A-1D34330ABAE8}"/>
      </w:docPartPr>
      <w:docPartBody>
        <w:p w:rsidR="00D56FFF" w:rsidRDefault="00D56FFF" w:rsidP="00D56FFF">
          <w:pPr>
            <w:pStyle w:val="08CB23B3BC81416A8B3BCF07CC096FFC"/>
          </w:pPr>
          <w:r w:rsidRPr="00380A22">
            <w:rPr>
              <w:rStyle w:val="Platzhaltertext"/>
            </w:rPr>
            <w:t>Klicken oder tippen Sie hier, um Text einzugeben.</w:t>
          </w:r>
        </w:p>
      </w:docPartBody>
    </w:docPart>
    <w:docPart>
      <w:docPartPr>
        <w:name w:val="736B1145573348309F1EC3977A699B10"/>
        <w:category>
          <w:name w:val="Allgemein"/>
          <w:gallery w:val="placeholder"/>
        </w:category>
        <w:types>
          <w:type w:val="bbPlcHdr"/>
        </w:types>
        <w:behaviors>
          <w:behavior w:val="content"/>
        </w:behaviors>
        <w:guid w:val="{E1EEB68A-0A50-4D33-98B5-3B42888F0794}"/>
      </w:docPartPr>
      <w:docPartBody>
        <w:p w:rsidR="00D56FFF" w:rsidRDefault="00D56FFF" w:rsidP="00D56FFF">
          <w:pPr>
            <w:pStyle w:val="736B1145573348309F1EC3977A699B10"/>
          </w:pPr>
          <w:r w:rsidRPr="00380A22">
            <w:rPr>
              <w:rStyle w:val="Platzhaltertext"/>
            </w:rPr>
            <w:t>Klicken oder tippen Sie hier, um Text einzugeben.</w:t>
          </w:r>
        </w:p>
      </w:docPartBody>
    </w:docPart>
    <w:docPart>
      <w:docPartPr>
        <w:name w:val="38FB087CA11C4012B89153E514CD46A9"/>
        <w:category>
          <w:name w:val="Allgemein"/>
          <w:gallery w:val="placeholder"/>
        </w:category>
        <w:types>
          <w:type w:val="bbPlcHdr"/>
        </w:types>
        <w:behaviors>
          <w:behavior w:val="content"/>
        </w:behaviors>
        <w:guid w:val="{70F54C9D-FC10-4702-BA9B-7621F361C977}"/>
      </w:docPartPr>
      <w:docPartBody>
        <w:p w:rsidR="00D56FFF" w:rsidRDefault="00D56FFF" w:rsidP="00D56FFF">
          <w:pPr>
            <w:pStyle w:val="38FB087CA11C4012B89153E514CD46A9"/>
          </w:pPr>
          <w:r w:rsidRPr="004554BF">
            <w:rPr>
              <w:rStyle w:val="Platzhaltertext"/>
            </w:rPr>
            <w:t>Klicken oder tippen Sie hier, um Text einzugeben.</w:t>
          </w:r>
        </w:p>
      </w:docPartBody>
    </w:docPart>
    <w:docPart>
      <w:docPartPr>
        <w:name w:val="39605723E70548CE858DFBA40CF27262"/>
        <w:category>
          <w:name w:val="Allgemein"/>
          <w:gallery w:val="placeholder"/>
        </w:category>
        <w:types>
          <w:type w:val="bbPlcHdr"/>
        </w:types>
        <w:behaviors>
          <w:behavior w:val="content"/>
        </w:behaviors>
        <w:guid w:val="{CE5429F6-59DB-4F22-9434-9A3D9D05A7C9}"/>
      </w:docPartPr>
      <w:docPartBody>
        <w:p w:rsidR="00000000" w:rsidRDefault="005D59F8" w:rsidP="005D59F8">
          <w:pPr>
            <w:pStyle w:val="39605723E70548CE858DFBA40CF27262"/>
          </w:pPr>
          <w:r w:rsidRPr="004554BF">
            <w:rPr>
              <w:rStyle w:val="Platzhaltertext"/>
            </w:rPr>
            <w:t>Klicken oder tippen Sie hier, um Text einzugeben.</w:t>
          </w:r>
        </w:p>
      </w:docPartBody>
    </w:docPart>
    <w:docPart>
      <w:docPartPr>
        <w:name w:val="265EF93E61384EA180FB961EFEB14A22"/>
        <w:category>
          <w:name w:val="Allgemein"/>
          <w:gallery w:val="placeholder"/>
        </w:category>
        <w:types>
          <w:type w:val="bbPlcHdr"/>
        </w:types>
        <w:behaviors>
          <w:behavior w:val="content"/>
        </w:behaviors>
        <w:guid w:val="{8F02A64E-A17E-4318-893F-5EC40CCA4897}"/>
      </w:docPartPr>
      <w:docPartBody>
        <w:p w:rsidR="00000000" w:rsidRDefault="005D59F8" w:rsidP="005D59F8">
          <w:pPr>
            <w:pStyle w:val="265EF93E61384EA180FB961EFEB14A22"/>
          </w:pPr>
          <w:r w:rsidRPr="004554BF">
            <w:rPr>
              <w:rStyle w:val="Platzhaltertext"/>
            </w:rPr>
            <w:t>Klicken oder tippen Sie hier, um Text einzugeben.</w:t>
          </w:r>
        </w:p>
      </w:docPartBody>
    </w:docPart>
    <w:docPart>
      <w:docPartPr>
        <w:name w:val="908EBD78636C44F09098501A49ED1BB0"/>
        <w:category>
          <w:name w:val="Allgemein"/>
          <w:gallery w:val="placeholder"/>
        </w:category>
        <w:types>
          <w:type w:val="bbPlcHdr"/>
        </w:types>
        <w:behaviors>
          <w:behavior w:val="content"/>
        </w:behaviors>
        <w:guid w:val="{A801CDA0-19FB-4BE6-AB38-AAF81643F1B1}"/>
      </w:docPartPr>
      <w:docPartBody>
        <w:p w:rsidR="00000000" w:rsidRDefault="005D59F8" w:rsidP="005D59F8">
          <w:pPr>
            <w:pStyle w:val="908EBD78636C44F09098501A49ED1BB0"/>
          </w:pPr>
          <w:r w:rsidRPr="00380A22">
            <w:rPr>
              <w:rStyle w:val="Platzhaltertext"/>
            </w:rPr>
            <w:t>Klicken oder tippen Sie hier, um Text einzugeben.</w:t>
          </w:r>
        </w:p>
      </w:docPartBody>
    </w:docPart>
    <w:docPart>
      <w:docPartPr>
        <w:name w:val="39DFC6AA63C14CF88934C7AF18159BF6"/>
        <w:category>
          <w:name w:val="Allgemein"/>
          <w:gallery w:val="placeholder"/>
        </w:category>
        <w:types>
          <w:type w:val="bbPlcHdr"/>
        </w:types>
        <w:behaviors>
          <w:behavior w:val="content"/>
        </w:behaviors>
        <w:guid w:val="{75DD97A8-A2FA-46C7-948C-0DF0B3765E64}"/>
      </w:docPartPr>
      <w:docPartBody>
        <w:p w:rsidR="00000000" w:rsidRDefault="005D59F8" w:rsidP="005D59F8">
          <w:pPr>
            <w:pStyle w:val="39DFC6AA63C14CF88934C7AF18159BF6"/>
          </w:pPr>
          <w:r w:rsidRPr="004554BF">
            <w:rPr>
              <w:rStyle w:val="Platzhaltertext"/>
            </w:rPr>
            <w:t>Klicken oder tippen Sie hier, um Text einzugeben.</w:t>
          </w:r>
        </w:p>
      </w:docPartBody>
    </w:docPart>
    <w:docPart>
      <w:docPartPr>
        <w:name w:val="7162319C0E944DB895C96C3EC5585183"/>
        <w:category>
          <w:name w:val="Allgemein"/>
          <w:gallery w:val="placeholder"/>
        </w:category>
        <w:types>
          <w:type w:val="bbPlcHdr"/>
        </w:types>
        <w:behaviors>
          <w:behavior w:val="content"/>
        </w:behaviors>
        <w:guid w:val="{3032D11B-C78D-4F82-8B59-9AF7BEEB96AA}"/>
      </w:docPartPr>
      <w:docPartBody>
        <w:p w:rsidR="00000000" w:rsidRDefault="005D59F8" w:rsidP="005D59F8">
          <w:pPr>
            <w:pStyle w:val="7162319C0E944DB895C96C3EC5585183"/>
          </w:pPr>
          <w:r w:rsidRPr="004554BF">
            <w:rPr>
              <w:rStyle w:val="Platzhaltertext"/>
            </w:rPr>
            <w:t>Klicken oder tippen Sie hier, um Text einzugeben.</w:t>
          </w:r>
        </w:p>
      </w:docPartBody>
    </w:docPart>
    <w:docPart>
      <w:docPartPr>
        <w:name w:val="59F38F87309640519B2D8B09E594DC3A"/>
        <w:category>
          <w:name w:val="Allgemein"/>
          <w:gallery w:val="placeholder"/>
        </w:category>
        <w:types>
          <w:type w:val="bbPlcHdr"/>
        </w:types>
        <w:behaviors>
          <w:behavior w:val="content"/>
        </w:behaviors>
        <w:guid w:val="{A4265926-2B1B-493B-8376-B0DC60525A6F}"/>
      </w:docPartPr>
      <w:docPartBody>
        <w:p w:rsidR="00000000" w:rsidRDefault="005D59F8" w:rsidP="005D59F8">
          <w:pPr>
            <w:pStyle w:val="59F38F87309640519B2D8B09E594DC3A"/>
          </w:pPr>
          <w:r w:rsidRPr="00380A22">
            <w:rPr>
              <w:rStyle w:val="Platzhaltertext"/>
            </w:rPr>
            <w:t>Klicken oder tippen Sie hier, um Text einzugeben.</w:t>
          </w:r>
        </w:p>
      </w:docPartBody>
    </w:docPart>
    <w:docPart>
      <w:docPartPr>
        <w:name w:val="82FA0E41F9EB436FAD8948F71A2F4117"/>
        <w:category>
          <w:name w:val="Allgemein"/>
          <w:gallery w:val="placeholder"/>
        </w:category>
        <w:types>
          <w:type w:val="bbPlcHdr"/>
        </w:types>
        <w:behaviors>
          <w:behavior w:val="content"/>
        </w:behaviors>
        <w:guid w:val="{999C63AF-F665-4BB6-89E5-95B33417E565}"/>
      </w:docPartPr>
      <w:docPartBody>
        <w:p w:rsidR="00000000" w:rsidRDefault="005D59F8" w:rsidP="005D59F8">
          <w:pPr>
            <w:pStyle w:val="82FA0E41F9EB436FAD8948F71A2F4117"/>
          </w:pPr>
          <w:r w:rsidRPr="00380A22">
            <w:rPr>
              <w:rStyle w:val="Platzhaltertext"/>
            </w:rPr>
            <w:t>Klicken oder tippen Sie hier, um Text einzugeben.</w:t>
          </w:r>
        </w:p>
      </w:docPartBody>
    </w:docPart>
    <w:docPart>
      <w:docPartPr>
        <w:name w:val="981A32D3C00740A788FF2B8D81D5A438"/>
        <w:category>
          <w:name w:val="Allgemein"/>
          <w:gallery w:val="placeholder"/>
        </w:category>
        <w:types>
          <w:type w:val="bbPlcHdr"/>
        </w:types>
        <w:behaviors>
          <w:behavior w:val="content"/>
        </w:behaviors>
        <w:guid w:val="{2C525F0E-2423-4A9D-B97C-D0EF5A7FBC94}"/>
      </w:docPartPr>
      <w:docPartBody>
        <w:p w:rsidR="00000000" w:rsidRDefault="005D59F8" w:rsidP="005D59F8">
          <w:pPr>
            <w:pStyle w:val="981A32D3C00740A788FF2B8D81D5A438"/>
          </w:pPr>
          <w:r w:rsidRPr="00380A22">
            <w:rPr>
              <w:rStyle w:val="Platzhaltertext"/>
            </w:rPr>
            <w:t>Klicken oder tippen Sie hier, um Text einzugeben.</w:t>
          </w:r>
        </w:p>
      </w:docPartBody>
    </w:docPart>
    <w:docPart>
      <w:docPartPr>
        <w:name w:val="1B3A03832FCD4E5CB7D5BD61439E6B39"/>
        <w:category>
          <w:name w:val="Allgemein"/>
          <w:gallery w:val="placeholder"/>
        </w:category>
        <w:types>
          <w:type w:val="bbPlcHdr"/>
        </w:types>
        <w:behaviors>
          <w:behavior w:val="content"/>
        </w:behaviors>
        <w:guid w:val="{A06BC338-F63C-48F3-A79A-797E111B1F3C}"/>
      </w:docPartPr>
      <w:docPartBody>
        <w:p w:rsidR="00000000" w:rsidRDefault="005D59F8" w:rsidP="005D59F8">
          <w:pPr>
            <w:pStyle w:val="1B3A03832FCD4E5CB7D5BD61439E6B39"/>
          </w:pPr>
          <w:r w:rsidRPr="00380A22">
            <w:rPr>
              <w:rStyle w:val="Platzhaltertext"/>
            </w:rPr>
            <w:t>Klicken oder tippen Sie hier, um Text einzugeben.</w:t>
          </w:r>
        </w:p>
      </w:docPartBody>
    </w:docPart>
    <w:docPart>
      <w:docPartPr>
        <w:name w:val="E3D02FF56B964BD3A50CBDC25FC26A25"/>
        <w:category>
          <w:name w:val="Allgemein"/>
          <w:gallery w:val="placeholder"/>
        </w:category>
        <w:types>
          <w:type w:val="bbPlcHdr"/>
        </w:types>
        <w:behaviors>
          <w:behavior w:val="content"/>
        </w:behaviors>
        <w:guid w:val="{6B68176E-A23E-4ECE-B639-9D44B8996662}"/>
      </w:docPartPr>
      <w:docPartBody>
        <w:p w:rsidR="00000000" w:rsidRDefault="005D59F8" w:rsidP="005D59F8">
          <w:pPr>
            <w:pStyle w:val="E3D02FF56B964BD3A50CBDC25FC26A25"/>
          </w:pPr>
          <w:r w:rsidRPr="004554BF">
            <w:rPr>
              <w:rStyle w:val="Platzhaltertext"/>
            </w:rPr>
            <w:t>Klicken oder tippen Sie hier, um Text einzugeben.</w:t>
          </w:r>
        </w:p>
      </w:docPartBody>
    </w:docPart>
    <w:docPart>
      <w:docPartPr>
        <w:name w:val="6F26EA1419854FA4818BBDED067763BD"/>
        <w:category>
          <w:name w:val="Allgemein"/>
          <w:gallery w:val="placeholder"/>
        </w:category>
        <w:types>
          <w:type w:val="bbPlcHdr"/>
        </w:types>
        <w:behaviors>
          <w:behavior w:val="content"/>
        </w:behaviors>
        <w:guid w:val="{BCFED13B-B7D2-4A9F-88FF-E45CDB298BBA}"/>
      </w:docPartPr>
      <w:docPartBody>
        <w:p w:rsidR="00000000" w:rsidRDefault="005D59F8" w:rsidP="005D59F8">
          <w:pPr>
            <w:pStyle w:val="6F26EA1419854FA4818BBDED067763BD"/>
          </w:pPr>
          <w:r w:rsidRPr="00380A22">
            <w:rPr>
              <w:rStyle w:val="Platzhaltertext"/>
            </w:rPr>
            <w:t>Klicken oder tippen Sie hier, um Text einzugeben.</w:t>
          </w:r>
        </w:p>
      </w:docPartBody>
    </w:docPart>
    <w:docPart>
      <w:docPartPr>
        <w:name w:val="6BCC195FB2E54558B124186C41D40C68"/>
        <w:category>
          <w:name w:val="Allgemein"/>
          <w:gallery w:val="placeholder"/>
        </w:category>
        <w:types>
          <w:type w:val="bbPlcHdr"/>
        </w:types>
        <w:behaviors>
          <w:behavior w:val="content"/>
        </w:behaviors>
        <w:guid w:val="{0F8B412B-F735-4126-B18F-F4595D1E3D5E}"/>
      </w:docPartPr>
      <w:docPartBody>
        <w:p w:rsidR="00000000" w:rsidRDefault="005D59F8" w:rsidP="005D59F8">
          <w:pPr>
            <w:pStyle w:val="6BCC195FB2E54558B124186C41D40C68"/>
          </w:pPr>
          <w:r w:rsidRPr="004554BF">
            <w:rPr>
              <w:rStyle w:val="Platzhaltertext"/>
            </w:rPr>
            <w:t>Klicken oder tippen Sie hier, um Text einzugeben.</w:t>
          </w:r>
        </w:p>
      </w:docPartBody>
    </w:docPart>
    <w:docPart>
      <w:docPartPr>
        <w:name w:val="E9E0924D32B54729ADB6E39C2093B008"/>
        <w:category>
          <w:name w:val="Allgemein"/>
          <w:gallery w:val="placeholder"/>
        </w:category>
        <w:types>
          <w:type w:val="bbPlcHdr"/>
        </w:types>
        <w:behaviors>
          <w:behavior w:val="content"/>
        </w:behaviors>
        <w:guid w:val="{465CEF6A-3F26-469A-9AC6-C27819D6A52D}"/>
      </w:docPartPr>
      <w:docPartBody>
        <w:p w:rsidR="00000000" w:rsidRDefault="005D59F8" w:rsidP="005D59F8">
          <w:pPr>
            <w:pStyle w:val="E9E0924D32B54729ADB6E39C2093B008"/>
          </w:pPr>
          <w:r w:rsidRPr="004554BF">
            <w:rPr>
              <w:rStyle w:val="Platzhaltertext"/>
            </w:rPr>
            <w:t>Klicken oder tippen Sie hier, um Text einzugeben.</w:t>
          </w:r>
        </w:p>
      </w:docPartBody>
    </w:docPart>
    <w:docPart>
      <w:docPartPr>
        <w:name w:val="7D0F6118516440D9BFBA80A1BA439C62"/>
        <w:category>
          <w:name w:val="Allgemein"/>
          <w:gallery w:val="placeholder"/>
        </w:category>
        <w:types>
          <w:type w:val="bbPlcHdr"/>
        </w:types>
        <w:behaviors>
          <w:behavior w:val="content"/>
        </w:behaviors>
        <w:guid w:val="{98E96700-B02E-4C5B-92FE-561EE4B108FE}"/>
      </w:docPartPr>
      <w:docPartBody>
        <w:p w:rsidR="00000000" w:rsidRDefault="005D59F8" w:rsidP="005D59F8">
          <w:pPr>
            <w:pStyle w:val="7D0F6118516440D9BFBA80A1BA439C62"/>
          </w:pPr>
          <w:r w:rsidRPr="004554BF">
            <w:rPr>
              <w:rStyle w:val="Platzhaltertext"/>
            </w:rPr>
            <w:t>Klicken oder tippen Sie hier, um Text einzugeben.</w:t>
          </w:r>
        </w:p>
      </w:docPartBody>
    </w:docPart>
    <w:docPart>
      <w:docPartPr>
        <w:name w:val="4928628314BA444783157CFA30A5AF23"/>
        <w:category>
          <w:name w:val="Allgemein"/>
          <w:gallery w:val="placeholder"/>
        </w:category>
        <w:types>
          <w:type w:val="bbPlcHdr"/>
        </w:types>
        <w:behaviors>
          <w:behavior w:val="content"/>
        </w:behaviors>
        <w:guid w:val="{0153D783-207A-438B-B484-0813FCB313F8}"/>
      </w:docPartPr>
      <w:docPartBody>
        <w:p w:rsidR="00000000" w:rsidRDefault="005D59F8" w:rsidP="005D59F8">
          <w:pPr>
            <w:pStyle w:val="4928628314BA444783157CFA30A5AF23"/>
          </w:pPr>
          <w:r w:rsidRPr="004554BF">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16">
    <w:altName w:val="Calibri"/>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Sylfaen"/>
    <w:panose1 w:val="020B0504020202020204"/>
    <w:charset w:val="00"/>
    <w:family w:val="swiss"/>
    <w:pitch w:val="variable"/>
    <w:sig w:usb0="E4838EFF" w:usb1="4200FDFF" w:usb2="000030A0" w:usb3="00000000" w:csb0="0000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E5"/>
    <w:rsid w:val="00017231"/>
    <w:rsid w:val="000255E7"/>
    <w:rsid w:val="00025ABC"/>
    <w:rsid w:val="00044DB4"/>
    <w:rsid w:val="0005749E"/>
    <w:rsid w:val="000657DF"/>
    <w:rsid w:val="000A2870"/>
    <w:rsid w:val="000B3B8A"/>
    <w:rsid w:val="000C73FB"/>
    <w:rsid w:val="001035EF"/>
    <w:rsid w:val="0011298B"/>
    <w:rsid w:val="00126A7D"/>
    <w:rsid w:val="00176C8B"/>
    <w:rsid w:val="001876AC"/>
    <w:rsid w:val="001C38B4"/>
    <w:rsid w:val="0020154C"/>
    <w:rsid w:val="00206365"/>
    <w:rsid w:val="00236A58"/>
    <w:rsid w:val="00237C76"/>
    <w:rsid w:val="00247119"/>
    <w:rsid w:val="00254D79"/>
    <w:rsid w:val="0026776B"/>
    <w:rsid w:val="00280BF6"/>
    <w:rsid w:val="002857C2"/>
    <w:rsid w:val="00290F64"/>
    <w:rsid w:val="002C50EF"/>
    <w:rsid w:val="002D0140"/>
    <w:rsid w:val="002E74A4"/>
    <w:rsid w:val="002F67D7"/>
    <w:rsid w:val="002F7DF3"/>
    <w:rsid w:val="003019D9"/>
    <w:rsid w:val="00332681"/>
    <w:rsid w:val="003360CD"/>
    <w:rsid w:val="00336FE8"/>
    <w:rsid w:val="00357714"/>
    <w:rsid w:val="003625B8"/>
    <w:rsid w:val="00395068"/>
    <w:rsid w:val="003A43D9"/>
    <w:rsid w:val="003A4A4F"/>
    <w:rsid w:val="003C6182"/>
    <w:rsid w:val="003E682A"/>
    <w:rsid w:val="003F0998"/>
    <w:rsid w:val="0040244E"/>
    <w:rsid w:val="0041171D"/>
    <w:rsid w:val="00441F45"/>
    <w:rsid w:val="00491D07"/>
    <w:rsid w:val="004A5FC3"/>
    <w:rsid w:val="004B2FDD"/>
    <w:rsid w:val="004C2841"/>
    <w:rsid w:val="004E4403"/>
    <w:rsid w:val="004F2689"/>
    <w:rsid w:val="00510B5B"/>
    <w:rsid w:val="00510D22"/>
    <w:rsid w:val="00511BEC"/>
    <w:rsid w:val="00517552"/>
    <w:rsid w:val="00524842"/>
    <w:rsid w:val="00530A7B"/>
    <w:rsid w:val="00532424"/>
    <w:rsid w:val="005344C1"/>
    <w:rsid w:val="005374C5"/>
    <w:rsid w:val="0055440C"/>
    <w:rsid w:val="00575793"/>
    <w:rsid w:val="005A7F3F"/>
    <w:rsid w:val="005B1933"/>
    <w:rsid w:val="005D59F8"/>
    <w:rsid w:val="005E2496"/>
    <w:rsid w:val="0061346B"/>
    <w:rsid w:val="006232D0"/>
    <w:rsid w:val="0065618C"/>
    <w:rsid w:val="00661736"/>
    <w:rsid w:val="00662114"/>
    <w:rsid w:val="00693E92"/>
    <w:rsid w:val="006A28E4"/>
    <w:rsid w:val="006C52C4"/>
    <w:rsid w:val="006E73AE"/>
    <w:rsid w:val="006F4FAD"/>
    <w:rsid w:val="00711C65"/>
    <w:rsid w:val="00721378"/>
    <w:rsid w:val="007526DD"/>
    <w:rsid w:val="00777901"/>
    <w:rsid w:val="00785C58"/>
    <w:rsid w:val="007A55E3"/>
    <w:rsid w:val="007B4193"/>
    <w:rsid w:val="007B4EFA"/>
    <w:rsid w:val="007C04E8"/>
    <w:rsid w:val="007C25A0"/>
    <w:rsid w:val="007C5013"/>
    <w:rsid w:val="007F1310"/>
    <w:rsid w:val="0080025B"/>
    <w:rsid w:val="008015F3"/>
    <w:rsid w:val="0080210C"/>
    <w:rsid w:val="00803E22"/>
    <w:rsid w:val="00806CB9"/>
    <w:rsid w:val="00823796"/>
    <w:rsid w:val="00832FDB"/>
    <w:rsid w:val="00846727"/>
    <w:rsid w:val="008A5D04"/>
    <w:rsid w:val="008B032D"/>
    <w:rsid w:val="008B7353"/>
    <w:rsid w:val="008E74E7"/>
    <w:rsid w:val="008F54E1"/>
    <w:rsid w:val="009140EF"/>
    <w:rsid w:val="00921828"/>
    <w:rsid w:val="00927349"/>
    <w:rsid w:val="009313F4"/>
    <w:rsid w:val="0093777D"/>
    <w:rsid w:val="009651F8"/>
    <w:rsid w:val="00987515"/>
    <w:rsid w:val="009A3245"/>
    <w:rsid w:val="009C6441"/>
    <w:rsid w:val="009E1984"/>
    <w:rsid w:val="00A11755"/>
    <w:rsid w:val="00A3204A"/>
    <w:rsid w:val="00A41605"/>
    <w:rsid w:val="00A568F7"/>
    <w:rsid w:val="00A66363"/>
    <w:rsid w:val="00A952B3"/>
    <w:rsid w:val="00AB7027"/>
    <w:rsid w:val="00AB7B83"/>
    <w:rsid w:val="00AC247E"/>
    <w:rsid w:val="00AD5F03"/>
    <w:rsid w:val="00AE2940"/>
    <w:rsid w:val="00B045E5"/>
    <w:rsid w:val="00B14856"/>
    <w:rsid w:val="00B30AF1"/>
    <w:rsid w:val="00B30D2F"/>
    <w:rsid w:val="00B82D41"/>
    <w:rsid w:val="00B83FDB"/>
    <w:rsid w:val="00BA5F35"/>
    <w:rsid w:val="00BB3B79"/>
    <w:rsid w:val="00BB66E4"/>
    <w:rsid w:val="00BC0075"/>
    <w:rsid w:val="00BD133B"/>
    <w:rsid w:val="00BF14E1"/>
    <w:rsid w:val="00C009E5"/>
    <w:rsid w:val="00C23DCF"/>
    <w:rsid w:val="00C356B0"/>
    <w:rsid w:val="00C6007C"/>
    <w:rsid w:val="00C94EF2"/>
    <w:rsid w:val="00CD057B"/>
    <w:rsid w:val="00CD1D8F"/>
    <w:rsid w:val="00CD5905"/>
    <w:rsid w:val="00CD65A4"/>
    <w:rsid w:val="00CE2346"/>
    <w:rsid w:val="00D1461B"/>
    <w:rsid w:val="00D1545C"/>
    <w:rsid w:val="00D50BB4"/>
    <w:rsid w:val="00D56FFF"/>
    <w:rsid w:val="00D57D6A"/>
    <w:rsid w:val="00D60879"/>
    <w:rsid w:val="00D7369A"/>
    <w:rsid w:val="00DA0039"/>
    <w:rsid w:val="00DA41F1"/>
    <w:rsid w:val="00DA717B"/>
    <w:rsid w:val="00DD7605"/>
    <w:rsid w:val="00E0112A"/>
    <w:rsid w:val="00E1030C"/>
    <w:rsid w:val="00E331D2"/>
    <w:rsid w:val="00E461A4"/>
    <w:rsid w:val="00E52D0A"/>
    <w:rsid w:val="00E60219"/>
    <w:rsid w:val="00E60C87"/>
    <w:rsid w:val="00E92C73"/>
    <w:rsid w:val="00EA34A0"/>
    <w:rsid w:val="00EB753D"/>
    <w:rsid w:val="00EC1045"/>
    <w:rsid w:val="00F12E8E"/>
    <w:rsid w:val="00F1793A"/>
    <w:rsid w:val="00F30C45"/>
    <w:rsid w:val="00F3436A"/>
    <w:rsid w:val="00F34469"/>
    <w:rsid w:val="00F40376"/>
    <w:rsid w:val="00F40650"/>
    <w:rsid w:val="00F92514"/>
    <w:rsid w:val="00F9513E"/>
    <w:rsid w:val="00FC6B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D59F8"/>
    <w:rPr>
      <w:color w:val="666666"/>
    </w:rPr>
  </w:style>
  <w:style w:type="paragraph" w:customStyle="1" w:styleId="0CE1231F70FB447EB26DE08EFC89AE6C">
    <w:name w:val="0CE1231F70FB447EB26DE08EFC89AE6C"/>
    <w:rsid w:val="00B045E5"/>
  </w:style>
  <w:style w:type="paragraph" w:customStyle="1" w:styleId="0A391932621744A69E60DDA533DCB12F">
    <w:name w:val="0A391932621744A69E60DDA533DCB12F"/>
    <w:rsid w:val="00BC0075"/>
  </w:style>
  <w:style w:type="paragraph" w:customStyle="1" w:styleId="8EB41F36D824430294CDB2A628B977FD">
    <w:name w:val="8EB41F36D824430294CDB2A628B977FD"/>
    <w:rsid w:val="00BC0075"/>
  </w:style>
  <w:style w:type="paragraph" w:customStyle="1" w:styleId="F5381ABBDC6149D089A993E6F0695F85">
    <w:name w:val="F5381ABBDC6149D089A993E6F0695F85"/>
    <w:rsid w:val="00BC0075"/>
  </w:style>
  <w:style w:type="paragraph" w:customStyle="1" w:styleId="87501696D4EE4351A0271F7A92D7446E">
    <w:name w:val="87501696D4EE4351A0271F7A92D7446E"/>
    <w:rsid w:val="00BC0075"/>
  </w:style>
  <w:style w:type="paragraph" w:customStyle="1" w:styleId="09216DB964904ADAAD84C2C1096FA2CC">
    <w:name w:val="09216DB964904ADAAD84C2C1096FA2CC"/>
    <w:rsid w:val="000255E7"/>
    <w:pPr>
      <w:spacing w:line="278" w:lineRule="auto"/>
    </w:pPr>
    <w:rPr>
      <w:kern w:val="2"/>
      <w:sz w:val="24"/>
      <w:szCs w:val="24"/>
      <w:lang w:val="en-US" w:eastAsia="en-US"/>
      <w14:ligatures w14:val="standardContextual"/>
    </w:rPr>
  </w:style>
  <w:style w:type="paragraph" w:customStyle="1" w:styleId="BE158818B1434DBD989D9E4A7A9C51C5">
    <w:name w:val="BE158818B1434DBD989D9E4A7A9C51C5"/>
    <w:rsid w:val="000C73FB"/>
    <w:pPr>
      <w:spacing w:line="278" w:lineRule="auto"/>
    </w:pPr>
    <w:rPr>
      <w:kern w:val="2"/>
      <w:sz w:val="24"/>
      <w:szCs w:val="24"/>
      <w:lang w:val="en-US" w:eastAsia="en-US"/>
      <w14:ligatures w14:val="standardContextual"/>
    </w:rPr>
  </w:style>
  <w:style w:type="paragraph" w:customStyle="1" w:styleId="B9BF5FA1DECE4556A5C0528D9162989D">
    <w:name w:val="B9BF5FA1DECE4556A5C0528D9162989D"/>
    <w:rsid w:val="00662114"/>
    <w:pPr>
      <w:spacing w:line="278" w:lineRule="auto"/>
    </w:pPr>
    <w:rPr>
      <w:kern w:val="2"/>
      <w:sz w:val="24"/>
      <w:szCs w:val="24"/>
      <w:lang w:val="en-US" w:eastAsia="en-US"/>
      <w14:ligatures w14:val="standardContextual"/>
    </w:rPr>
  </w:style>
  <w:style w:type="paragraph" w:customStyle="1" w:styleId="CA64DEDE92DC4256A8C41187304D8CCA">
    <w:name w:val="CA64DEDE92DC4256A8C41187304D8CCA"/>
    <w:rsid w:val="006C52C4"/>
    <w:pPr>
      <w:spacing w:line="278" w:lineRule="auto"/>
    </w:pPr>
    <w:rPr>
      <w:kern w:val="2"/>
      <w:sz w:val="24"/>
      <w:szCs w:val="24"/>
      <w:lang w:val="en-US" w:eastAsia="en-US"/>
      <w14:ligatures w14:val="standardContextual"/>
    </w:rPr>
  </w:style>
  <w:style w:type="paragraph" w:customStyle="1" w:styleId="401CBBFA831942AFAB47B91A557152C8">
    <w:name w:val="401CBBFA831942AFAB47B91A557152C8"/>
    <w:rsid w:val="000C73FB"/>
    <w:pPr>
      <w:spacing w:line="278" w:lineRule="auto"/>
    </w:pPr>
    <w:rPr>
      <w:kern w:val="2"/>
      <w:sz w:val="24"/>
      <w:szCs w:val="24"/>
      <w:lang w:val="en-US" w:eastAsia="en-US"/>
      <w14:ligatures w14:val="standardContextual"/>
    </w:rPr>
  </w:style>
  <w:style w:type="paragraph" w:customStyle="1" w:styleId="457C231B38304E78B6B3284C4AB31889">
    <w:name w:val="457C231B38304E78B6B3284C4AB31889"/>
    <w:rsid w:val="00A66363"/>
    <w:pPr>
      <w:spacing w:line="278" w:lineRule="auto"/>
    </w:pPr>
    <w:rPr>
      <w:kern w:val="2"/>
      <w:sz w:val="24"/>
      <w:szCs w:val="24"/>
      <w:lang w:val="en-US" w:eastAsia="en-US"/>
      <w14:ligatures w14:val="standardContextual"/>
    </w:rPr>
  </w:style>
  <w:style w:type="paragraph" w:customStyle="1" w:styleId="AD44F1872D35416B8113586B913D3318">
    <w:name w:val="AD44F1872D35416B8113586B913D3318"/>
    <w:rsid w:val="00DD7605"/>
  </w:style>
  <w:style w:type="paragraph" w:customStyle="1" w:styleId="45C6B9E7FE174E7DA444C77424F99B06">
    <w:name w:val="45C6B9E7FE174E7DA444C77424F99B06"/>
    <w:rsid w:val="0080025B"/>
  </w:style>
  <w:style w:type="paragraph" w:customStyle="1" w:styleId="FE7978C886AA414AA4D08169BA85532D">
    <w:name w:val="FE7978C886AA414AA4D08169BA85532D"/>
    <w:rsid w:val="0080025B"/>
  </w:style>
  <w:style w:type="paragraph" w:customStyle="1" w:styleId="2CCB5FC22A594A83BF2CAF57C52CEEF4">
    <w:name w:val="2CCB5FC22A594A83BF2CAF57C52CEEF4"/>
    <w:rsid w:val="0080025B"/>
  </w:style>
  <w:style w:type="paragraph" w:customStyle="1" w:styleId="EFAD3311B5884A40A157AF05CF51863C">
    <w:name w:val="EFAD3311B5884A40A157AF05CF51863C"/>
    <w:rsid w:val="0080025B"/>
  </w:style>
  <w:style w:type="paragraph" w:customStyle="1" w:styleId="98459AB3BDF04122B1586CABD1F26E9A">
    <w:name w:val="98459AB3BDF04122B1586CABD1F26E9A"/>
    <w:rsid w:val="0011298B"/>
    <w:pPr>
      <w:spacing w:line="278" w:lineRule="auto"/>
    </w:pPr>
    <w:rPr>
      <w:kern w:val="2"/>
      <w:sz w:val="24"/>
      <w:szCs w:val="24"/>
      <w:lang w:val="en-US" w:eastAsia="en-US"/>
      <w14:ligatures w14:val="standardContextual"/>
    </w:rPr>
  </w:style>
  <w:style w:type="paragraph" w:customStyle="1" w:styleId="043557BB3915493E8503C1630AE2F6F6">
    <w:name w:val="043557BB3915493E8503C1630AE2F6F6"/>
    <w:rsid w:val="00D56FFF"/>
  </w:style>
  <w:style w:type="paragraph" w:customStyle="1" w:styleId="E04ECC53847A4A7BBD92D6445297C360">
    <w:name w:val="E04ECC53847A4A7BBD92D6445297C360"/>
    <w:rsid w:val="00D56FFF"/>
  </w:style>
  <w:style w:type="paragraph" w:customStyle="1" w:styleId="08CB23B3BC81416A8B3BCF07CC096FFC">
    <w:name w:val="08CB23B3BC81416A8B3BCF07CC096FFC"/>
    <w:rsid w:val="00D56FFF"/>
  </w:style>
  <w:style w:type="paragraph" w:customStyle="1" w:styleId="736B1145573348309F1EC3977A699B10">
    <w:name w:val="736B1145573348309F1EC3977A699B10"/>
    <w:rsid w:val="00D56FFF"/>
  </w:style>
  <w:style w:type="paragraph" w:customStyle="1" w:styleId="38FB087CA11C4012B89153E514CD46A9">
    <w:name w:val="38FB087CA11C4012B89153E514CD46A9"/>
    <w:rsid w:val="00D56FFF"/>
  </w:style>
  <w:style w:type="paragraph" w:customStyle="1" w:styleId="CF0F6FD657E7498BA93AE4DB026AA204">
    <w:name w:val="CF0F6FD657E7498BA93AE4DB026AA204"/>
    <w:rsid w:val="00D56FFF"/>
  </w:style>
  <w:style w:type="paragraph" w:customStyle="1" w:styleId="39605723E70548CE858DFBA40CF27262">
    <w:name w:val="39605723E70548CE858DFBA40CF27262"/>
    <w:rsid w:val="005D59F8"/>
    <w:pPr>
      <w:spacing w:line="278" w:lineRule="auto"/>
    </w:pPr>
    <w:rPr>
      <w:kern w:val="2"/>
      <w:sz w:val="24"/>
      <w:szCs w:val="24"/>
      <w:lang w:val="en-US" w:eastAsia="en-US"/>
      <w14:ligatures w14:val="standardContextual"/>
    </w:rPr>
  </w:style>
  <w:style w:type="paragraph" w:customStyle="1" w:styleId="265EF93E61384EA180FB961EFEB14A22">
    <w:name w:val="265EF93E61384EA180FB961EFEB14A22"/>
    <w:rsid w:val="005D59F8"/>
    <w:pPr>
      <w:spacing w:line="278" w:lineRule="auto"/>
    </w:pPr>
    <w:rPr>
      <w:kern w:val="2"/>
      <w:sz w:val="24"/>
      <w:szCs w:val="24"/>
      <w:lang w:val="en-US" w:eastAsia="en-US"/>
      <w14:ligatures w14:val="standardContextual"/>
    </w:rPr>
  </w:style>
  <w:style w:type="paragraph" w:customStyle="1" w:styleId="908EBD78636C44F09098501A49ED1BB0">
    <w:name w:val="908EBD78636C44F09098501A49ED1BB0"/>
    <w:rsid w:val="005D59F8"/>
    <w:pPr>
      <w:spacing w:line="278" w:lineRule="auto"/>
    </w:pPr>
    <w:rPr>
      <w:kern w:val="2"/>
      <w:sz w:val="24"/>
      <w:szCs w:val="24"/>
      <w:lang w:val="en-US" w:eastAsia="en-US"/>
      <w14:ligatures w14:val="standardContextual"/>
    </w:rPr>
  </w:style>
  <w:style w:type="paragraph" w:customStyle="1" w:styleId="39DFC6AA63C14CF88934C7AF18159BF6">
    <w:name w:val="39DFC6AA63C14CF88934C7AF18159BF6"/>
    <w:rsid w:val="005D59F8"/>
    <w:pPr>
      <w:spacing w:line="278" w:lineRule="auto"/>
    </w:pPr>
    <w:rPr>
      <w:kern w:val="2"/>
      <w:sz w:val="24"/>
      <w:szCs w:val="24"/>
      <w:lang w:val="en-US" w:eastAsia="en-US"/>
      <w14:ligatures w14:val="standardContextual"/>
    </w:rPr>
  </w:style>
  <w:style w:type="paragraph" w:customStyle="1" w:styleId="7162319C0E944DB895C96C3EC5585183">
    <w:name w:val="7162319C0E944DB895C96C3EC5585183"/>
    <w:rsid w:val="005D59F8"/>
    <w:pPr>
      <w:spacing w:line="278" w:lineRule="auto"/>
    </w:pPr>
    <w:rPr>
      <w:kern w:val="2"/>
      <w:sz w:val="24"/>
      <w:szCs w:val="24"/>
      <w:lang w:val="en-US" w:eastAsia="en-US"/>
      <w14:ligatures w14:val="standardContextual"/>
    </w:rPr>
  </w:style>
  <w:style w:type="paragraph" w:customStyle="1" w:styleId="F22EECADCF0F4FBA90F6371F5D92DB80">
    <w:name w:val="F22EECADCF0F4FBA90F6371F5D92DB80"/>
    <w:rsid w:val="005D59F8"/>
    <w:pPr>
      <w:spacing w:line="278" w:lineRule="auto"/>
    </w:pPr>
    <w:rPr>
      <w:kern w:val="2"/>
      <w:sz w:val="24"/>
      <w:szCs w:val="24"/>
      <w:lang w:val="en-US" w:eastAsia="en-US"/>
      <w14:ligatures w14:val="standardContextual"/>
    </w:rPr>
  </w:style>
  <w:style w:type="paragraph" w:customStyle="1" w:styleId="C63B7D29CFF046F58554335C402AEC76">
    <w:name w:val="C63B7D29CFF046F58554335C402AEC76"/>
    <w:rsid w:val="005D59F8"/>
    <w:pPr>
      <w:spacing w:line="278" w:lineRule="auto"/>
    </w:pPr>
    <w:rPr>
      <w:kern w:val="2"/>
      <w:sz w:val="24"/>
      <w:szCs w:val="24"/>
      <w:lang w:val="en-US" w:eastAsia="en-US"/>
      <w14:ligatures w14:val="standardContextual"/>
    </w:rPr>
  </w:style>
  <w:style w:type="paragraph" w:customStyle="1" w:styleId="59F38F87309640519B2D8B09E594DC3A">
    <w:name w:val="59F38F87309640519B2D8B09E594DC3A"/>
    <w:rsid w:val="005D59F8"/>
    <w:pPr>
      <w:spacing w:line="278" w:lineRule="auto"/>
    </w:pPr>
    <w:rPr>
      <w:kern w:val="2"/>
      <w:sz w:val="24"/>
      <w:szCs w:val="24"/>
      <w:lang w:val="en-US" w:eastAsia="en-US"/>
      <w14:ligatures w14:val="standardContextual"/>
    </w:rPr>
  </w:style>
  <w:style w:type="paragraph" w:customStyle="1" w:styleId="82FA0E41F9EB436FAD8948F71A2F4117">
    <w:name w:val="82FA0E41F9EB436FAD8948F71A2F4117"/>
    <w:rsid w:val="005D59F8"/>
    <w:pPr>
      <w:spacing w:line="278" w:lineRule="auto"/>
    </w:pPr>
    <w:rPr>
      <w:kern w:val="2"/>
      <w:sz w:val="24"/>
      <w:szCs w:val="24"/>
      <w:lang w:val="en-US" w:eastAsia="en-US"/>
      <w14:ligatures w14:val="standardContextual"/>
    </w:rPr>
  </w:style>
  <w:style w:type="paragraph" w:customStyle="1" w:styleId="981A32D3C00740A788FF2B8D81D5A438">
    <w:name w:val="981A32D3C00740A788FF2B8D81D5A438"/>
    <w:rsid w:val="005D59F8"/>
    <w:pPr>
      <w:spacing w:line="278" w:lineRule="auto"/>
    </w:pPr>
    <w:rPr>
      <w:kern w:val="2"/>
      <w:sz w:val="24"/>
      <w:szCs w:val="24"/>
      <w:lang w:val="en-US" w:eastAsia="en-US"/>
      <w14:ligatures w14:val="standardContextual"/>
    </w:rPr>
  </w:style>
  <w:style w:type="paragraph" w:customStyle="1" w:styleId="1B3A03832FCD4E5CB7D5BD61439E6B39">
    <w:name w:val="1B3A03832FCD4E5CB7D5BD61439E6B39"/>
    <w:rsid w:val="005D59F8"/>
    <w:pPr>
      <w:spacing w:line="278" w:lineRule="auto"/>
    </w:pPr>
    <w:rPr>
      <w:kern w:val="2"/>
      <w:sz w:val="24"/>
      <w:szCs w:val="24"/>
      <w:lang w:val="en-US" w:eastAsia="en-US"/>
      <w14:ligatures w14:val="standardContextual"/>
    </w:rPr>
  </w:style>
  <w:style w:type="paragraph" w:customStyle="1" w:styleId="E3D02FF56B964BD3A50CBDC25FC26A25">
    <w:name w:val="E3D02FF56B964BD3A50CBDC25FC26A25"/>
    <w:rsid w:val="005D59F8"/>
    <w:pPr>
      <w:spacing w:line="278" w:lineRule="auto"/>
    </w:pPr>
    <w:rPr>
      <w:kern w:val="2"/>
      <w:sz w:val="24"/>
      <w:szCs w:val="24"/>
      <w:lang w:val="en-US" w:eastAsia="en-US"/>
      <w14:ligatures w14:val="standardContextual"/>
    </w:rPr>
  </w:style>
  <w:style w:type="paragraph" w:customStyle="1" w:styleId="6F26EA1419854FA4818BBDED067763BD">
    <w:name w:val="6F26EA1419854FA4818BBDED067763BD"/>
    <w:rsid w:val="005D59F8"/>
    <w:pPr>
      <w:spacing w:line="278" w:lineRule="auto"/>
    </w:pPr>
    <w:rPr>
      <w:kern w:val="2"/>
      <w:sz w:val="24"/>
      <w:szCs w:val="24"/>
      <w:lang w:val="en-US" w:eastAsia="en-US"/>
      <w14:ligatures w14:val="standardContextual"/>
    </w:rPr>
  </w:style>
  <w:style w:type="paragraph" w:customStyle="1" w:styleId="6BCC195FB2E54558B124186C41D40C68">
    <w:name w:val="6BCC195FB2E54558B124186C41D40C68"/>
    <w:rsid w:val="005D59F8"/>
    <w:pPr>
      <w:spacing w:line="278" w:lineRule="auto"/>
    </w:pPr>
    <w:rPr>
      <w:kern w:val="2"/>
      <w:sz w:val="24"/>
      <w:szCs w:val="24"/>
      <w:lang w:val="en-US" w:eastAsia="en-US"/>
      <w14:ligatures w14:val="standardContextual"/>
    </w:rPr>
  </w:style>
  <w:style w:type="paragraph" w:customStyle="1" w:styleId="E9E0924D32B54729ADB6E39C2093B008">
    <w:name w:val="E9E0924D32B54729ADB6E39C2093B008"/>
    <w:rsid w:val="005D59F8"/>
    <w:pPr>
      <w:spacing w:line="278" w:lineRule="auto"/>
    </w:pPr>
    <w:rPr>
      <w:kern w:val="2"/>
      <w:sz w:val="24"/>
      <w:szCs w:val="24"/>
      <w:lang w:val="en-US" w:eastAsia="en-US"/>
      <w14:ligatures w14:val="standardContextual"/>
    </w:rPr>
  </w:style>
  <w:style w:type="paragraph" w:customStyle="1" w:styleId="7D0F6118516440D9BFBA80A1BA439C62">
    <w:name w:val="7D0F6118516440D9BFBA80A1BA439C62"/>
    <w:rsid w:val="005D59F8"/>
    <w:pPr>
      <w:spacing w:line="278" w:lineRule="auto"/>
    </w:pPr>
    <w:rPr>
      <w:kern w:val="2"/>
      <w:sz w:val="24"/>
      <w:szCs w:val="24"/>
      <w:lang w:val="en-US" w:eastAsia="en-US"/>
      <w14:ligatures w14:val="standardContextual"/>
    </w:rPr>
  </w:style>
  <w:style w:type="paragraph" w:customStyle="1" w:styleId="4928628314BA444783157CFA30A5AF23">
    <w:name w:val="4928628314BA444783157CFA30A5AF23"/>
    <w:rsid w:val="005D59F8"/>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7DC6A-0805-4623-A173-44A24E1F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145211</Words>
  <Characters>827704</Characters>
  <Application>Microsoft Office Word</Application>
  <DocSecurity>0</DocSecurity>
  <Lines>6897</Lines>
  <Paragraphs>1941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82</cp:revision>
  <dcterms:created xsi:type="dcterms:W3CDTF">2025-06-16T08:41:00Z</dcterms:created>
  <dcterms:modified xsi:type="dcterms:W3CDTF">2025-10-24T12:11:00Z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8">
    <vt:lpwstr>CloudProjectKey=xud3xgg861m0hk8a0a24t2ak7mdcek4vkbkbm2dq163; ProjectName=LibraryCNussbaum</vt:lpwstr>
  </property>
  <property fmtid="{D5CDD505-2E9C-101B-9397-08002B2CF9AE}" pid="4" name="CitaviDocumentProperty_0">
    <vt:lpwstr>29724b38-13bd-49bb-8e1c-14f720412ee5</vt:lpwstr>
  </property>
  <property fmtid="{D5CDD505-2E9C-101B-9397-08002B2CF9AE}" pid="5" name="CitaviDocumentProperty_1">
    <vt:lpwstr>6.11.0.0</vt:lpwstr>
  </property>
  <property fmtid="{D5CDD505-2E9C-101B-9397-08002B2CF9AE}" pid="6" name="CitaviDocumentProperty_6">
    <vt:lpwstr>True</vt:lpwstr>
  </property>
</Properties>
</file>